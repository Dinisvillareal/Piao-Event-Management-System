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65495" w14:textId="77777777" w:rsidR="004C7925" w:rsidRPr="009A1E73" w:rsidRDefault="00000000">
      <w:pPr>
        <w:pStyle w:val="Heading1"/>
        <w:spacing w:line="360" w:lineRule="auto"/>
        <w:rPr>
          <w:sz w:val="24"/>
          <w:szCs w:val="24"/>
        </w:rPr>
      </w:pPr>
      <w:bookmarkStart w:id="0" w:name="_e6z1a0hpgeja" w:colFirst="0" w:colLast="0"/>
      <w:bookmarkEnd w:id="0"/>
      <w:r>
        <w:rPr>
          <w:noProof/>
          <w:sz w:val="24"/>
          <w:szCs w:val="24"/>
        </w:rPr>
        <w:drawing>
          <wp:inline distT="114300" distB="114300" distL="114300" distR="114300" wp14:anchorId="49249F7E" wp14:editId="1D07892E">
            <wp:extent cx="1366838" cy="1366838"/>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8"/>
                    <a:srcRect/>
                    <a:stretch>
                      <a:fillRect/>
                    </a:stretch>
                  </pic:blipFill>
                  <pic:spPr>
                    <a:xfrm>
                      <a:off x="0" y="0"/>
                      <a:ext cx="1366838" cy="1366838"/>
                    </a:xfrm>
                    <a:prstGeom prst="rect">
                      <a:avLst/>
                    </a:prstGeom>
                    <a:ln/>
                  </pic:spPr>
                </pic:pic>
              </a:graphicData>
            </a:graphic>
          </wp:inline>
        </w:drawing>
      </w:r>
    </w:p>
    <w:p w14:paraId="5FF7CA2B" w14:textId="77777777" w:rsidR="004C7925" w:rsidRPr="009A1E73" w:rsidRDefault="00000000">
      <w:pPr>
        <w:pStyle w:val="Heading1"/>
        <w:spacing w:line="360" w:lineRule="auto"/>
        <w:rPr>
          <w:sz w:val="26"/>
          <w:szCs w:val="26"/>
        </w:rPr>
      </w:pPr>
      <w:bookmarkStart w:id="1" w:name="_dgihqfxemqyy" w:colFirst="0" w:colLast="0"/>
      <w:bookmarkEnd w:id="1"/>
      <w:r>
        <w:rPr>
          <w:sz w:val="26"/>
          <w:szCs w:val="26"/>
        </w:rPr>
        <w:t>PiaoConnect</w:t>
      </w:r>
    </w:p>
    <w:p w14:paraId="4013BEFE" w14:textId="77777777" w:rsidR="004C7925" w:rsidRPr="009A1E73" w:rsidRDefault="00000000">
      <w:pPr>
        <w:spacing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An Integrated Web-Based Membership, Attendance, Event, and Resource Management System for Barangay Piao</w:t>
      </w:r>
    </w:p>
    <w:p w14:paraId="5092FB47" w14:textId="77777777" w:rsidR="004C7925" w:rsidRPr="009A1E73" w:rsidRDefault="004C7925">
      <w:pPr>
        <w:spacing w:line="360" w:lineRule="auto"/>
        <w:jc w:val="center"/>
        <w:rPr>
          <w:rFonts w:ascii="Times New Roman" w:eastAsia="Times New Roman" w:hAnsi="Times New Roman" w:cs="Times New Roman"/>
          <w:b/>
          <w:bCs/>
          <w:sz w:val="24"/>
          <w:szCs w:val="24"/>
        </w:rPr>
      </w:pPr>
    </w:p>
    <w:p w14:paraId="31BEA6F0"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 Capstone Project</w:t>
      </w:r>
    </w:p>
    <w:p w14:paraId="7A171E59"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Presented to the Faculty of the</w:t>
      </w:r>
    </w:p>
    <w:p w14:paraId="63F44260"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College of Computer Studies</w:t>
      </w:r>
    </w:p>
    <w:p w14:paraId="2CA35B6E"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DMC College Foundation, Inc.</w:t>
      </w:r>
    </w:p>
    <w:p w14:paraId="59AF4BFB" w14:textId="77777777" w:rsidR="004C7925" w:rsidRPr="009A1E73" w:rsidRDefault="004C7925" w:rsidP="006C1738">
      <w:pPr>
        <w:spacing w:line="360" w:lineRule="auto"/>
        <w:rPr>
          <w:rFonts w:ascii="Times New Roman" w:eastAsia="Times New Roman" w:hAnsi="Times New Roman" w:cs="Times New Roman"/>
          <w:sz w:val="24"/>
          <w:szCs w:val="24"/>
        </w:rPr>
      </w:pPr>
    </w:p>
    <w:p w14:paraId="57DE3815" w14:textId="77777777" w:rsidR="006C1738" w:rsidRPr="009A1E73" w:rsidRDefault="006C1738" w:rsidP="006C1738">
      <w:pPr>
        <w:spacing w:line="360" w:lineRule="auto"/>
        <w:rPr>
          <w:rFonts w:ascii="Times New Roman" w:eastAsia="Times New Roman" w:hAnsi="Times New Roman" w:cs="Times New Roman"/>
          <w:sz w:val="24"/>
          <w:szCs w:val="24"/>
        </w:rPr>
      </w:pPr>
    </w:p>
    <w:p w14:paraId="3502C888"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partial fulfillment of the </w:t>
      </w:r>
    </w:p>
    <w:p w14:paraId="46D3D5E8"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Requirements for the Degree of</w:t>
      </w:r>
    </w:p>
    <w:p w14:paraId="47C21094"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Bachelor of Science in Information Technology</w:t>
      </w:r>
    </w:p>
    <w:p w14:paraId="7B02DBCC" w14:textId="77777777" w:rsidR="004C7925" w:rsidRPr="009A1E73" w:rsidRDefault="004C7925">
      <w:pPr>
        <w:spacing w:line="360" w:lineRule="auto"/>
        <w:jc w:val="center"/>
        <w:rPr>
          <w:rFonts w:ascii="Times New Roman" w:eastAsia="Times New Roman" w:hAnsi="Times New Roman" w:cs="Times New Roman"/>
          <w:sz w:val="24"/>
          <w:szCs w:val="24"/>
        </w:rPr>
      </w:pPr>
    </w:p>
    <w:p w14:paraId="37B71FBD" w14:textId="77777777" w:rsidR="004C7925" w:rsidRPr="009A1E73" w:rsidRDefault="004C7925">
      <w:pPr>
        <w:spacing w:line="360" w:lineRule="auto"/>
        <w:jc w:val="center"/>
        <w:rPr>
          <w:rFonts w:ascii="Times New Roman" w:eastAsia="Times New Roman" w:hAnsi="Times New Roman" w:cs="Times New Roman"/>
          <w:sz w:val="24"/>
          <w:szCs w:val="24"/>
        </w:rPr>
      </w:pPr>
    </w:p>
    <w:p w14:paraId="07496E9B"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ALISWAG, ZEIN BERNARD A.</w:t>
      </w:r>
    </w:p>
    <w:p w14:paraId="2724D4BA"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GODITO, LITO ARTHON R.</w:t>
      </w:r>
    </w:p>
    <w:p w14:paraId="4B01A1AF"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MARABULAS, LYKA MAE A.</w:t>
      </w:r>
    </w:p>
    <w:p w14:paraId="18A4A6AB" w14:textId="77777777" w:rsidR="004C7925" w:rsidRPr="009A1E73" w:rsidRDefault="004C7925">
      <w:pPr>
        <w:spacing w:line="360" w:lineRule="auto"/>
        <w:jc w:val="center"/>
        <w:rPr>
          <w:rFonts w:ascii="Times New Roman" w:eastAsia="Times New Roman" w:hAnsi="Times New Roman" w:cs="Times New Roman"/>
          <w:sz w:val="24"/>
          <w:szCs w:val="24"/>
        </w:rPr>
      </w:pPr>
    </w:p>
    <w:p w14:paraId="7F9ABDC4" w14:textId="77777777" w:rsidR="004C7925" w:rsidRPr="009A1E73" w:rsidRDefault="004C7925">
      <w:pPr>
        <w:spacing w:line="360" w:lineRule="auto"/>
        <w:jc w:val="center"/>
        <w:rPr>
          <w:rFonts w:ascii="Times New Roman" w:eastAsia="Times New Roman" w:hAnsi="Times New Roman" w:cs="Times New Roman"/>
          <w:sz w:val="24"/>
          <w:szCs w:val="24"/>
        </w:rPr>
      </w:pPr>
    </w:p>
    <w:p w14:paraId="6E6F0BA0"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Mrs. Maria Dara C. Saquin-Woo</w:t>
      </w:r>
    </w:p>
    <w:p w14:paraId="2A136C82" w14:textId="77777777" w:rsidR="004C7925" w:rsidRPr="009A1E73"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Capstone Adviser</w:t>
      </w:r>
    </w:p>
    <w:p w14:paraId="34FDDB25" w14:textId="77777777" w:rsidR="006C1738" w:rsidRPr="009A1E73" w:rsidRDefault="006C1738">
      <w:pPr>
        <w:spacing w:line="360" w:lineRule="auto"/>
        <w:jc w:val="center"/>
        <w:rPr>
          <w:rFonts w:ascii="Times New Roman" w:eastAsia="Times New Roman" w:hAnsi="Times New Roman" w:cs="Times New Roman"/>
          <w:sz w:val="24"/>
          <w:szCs w:val="24"/>
        </w:rPr>
      </w:pPr>
    </w:p>
    <w:p w14:paraId="351DEA0B" w14:textId="37D577D5" w:rsidR="006C1738" w:rsidRPr="009A1E73" w:rsidRDefault="006C1738" w:rsidP="006C1738">
      <w:pPr>
        <w:spacing w:line="360" w:lineRule="auto"/>
        <w:rPr>
          <w:rFonts w:ascii="Times New Roman" w:hAnsi="Times New Roman" w:cs="Times New Roman"/>
          <w:b/>
          <w:bCs/>
          <w:sz w:val="24"/>
          <w:szCs w:val="24"/>
        </w:rPr>
        <w:sectPr w:rsidR="006C1738" w:rsidRPr="009A1E73">
          <w:footerReference w:type="default" r:id="rId9"/>
          <w:footerReference w:type="first" r:id="rId10"/>
          <w:pgSz w:w="11906" w:h="16838" w:code="9"/>
          <w:pgMar w:top="1440" w:right="1440" w:bottom="1440" w:left="1440" w:header="720" w:footer="720" w:gutter="0"/>
          <w:pgNumType w:start="1"/>
          <w:cols w:space="720"/>
          <w:titlePg/>
        </w:sectPr>
      </w:pPr>
    </w:p>
    <w:p w14:paraId="57A877A5" w14:textId="1EA7D2B5" w:rsidR="004C7925" w:rsidRPr="009A1E73" w:rsidRDefault="00000000">
      <w:pPr>
        <w:pStyle w:val="Heading1"/>
        <w:spacing w:line="240" w:lineRule="auto"/>
        <w:rPr>
          <w:sz w:val="24"/>
          <w:szCs w:val="24"/>
        </w:rPr>
      </w:pPr>
      <w:bookmarkStart w:id="2" w:name="_4th8bc210gu4" w:colFirst="0" w:colLast="0"/>
      <w:bookmarkEnd w:id="2"/>
      <w:r>
        <w:rPr>
          <w:sz w:val="24"/>
          <w:szCs w:val="24"/>
        </w:rPr>
        <w:lastRenderedPageBreak/>
        <w:t>CHAPTER I</w:t>
      </w:r>
    </w:p>
    <w:p w14:paraId="7502D200" w14:textId="77777777" w:rsidR="004C7925" w:rsidRPr="009A1E73"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THE PROBLEM AND ITS BACKGROUND</w:t>
      </w:r>
    </w:p>
    <w:p w14:paraId="083F3AC5" w14:textId="77777777" w:rsidR="004C7925" w:rsidRPr="009A1E73" w:rsidRDefault="004C7925">
      <w:pPr>
        <w:pStyle w:val="Heading2"/>
        <w:rPr>
          <w:sz w:val="24"/>
          <w:szCs w:val="24"/>
        </w:rPr>
      </w:pPr>
      <w:bookmarkStart w:id="3" w:name="_jklbw2xkrmej" w:colFirst="0" w:colLast="0"/>
      <w:bookmarkEnd w:id="3"/>
    </w:p>
    <w:p w14:paraId="7CBE5946" w14:textId="77777777" w:rsidR="004C7925" w:rsidRPr="009A1E73" w:rsidRDefault="00000000">
      <w:pPr>
        <w:pStyle w:val="Heading2"/>
        <w:rPr>
          <w:sz w:val="24"/>
          <w:szCs w:val="24"/>
        </w:rPr>
      </w:pPr>
      <w:bookmarkStart w:id="4" w:name="_dace564xpz8d" w:colFirst="0" w:colLast="0"/>
      <w:bookmarkEnd w:id="4"/>
      <w:r>
        <w:rPr>
          <w:sz w:val="24"/>
          <w:szCs w:val="24"/>
        </w:rPr>
        <w:t>Introduction</w:t>
      </w:r>
    </w:p>
    <w:p w14:paraId="2D73DE19"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rapid advancement of information technology has transformed the way organizations manage information and deliver public services. Government institutions increasingly adopt digital systems to improve operational efficiency, data accuracy, transparency, and service delivery, and at the local government level this transformation enables faster processing of records, better information management, and more efficient communication with the public. Bringula et al. [1] emphasized that community-level e-government systems improve the delivery of barangay services by providing web-based platforms for record management, announcements, and other public services, while Aliling et al. [2] found that digitalizing barangay administrative processes through an electronic information management system enhanced the efficiency, accessibility, and reliability of government services.</w:t>
      </w:r>
    </w:p>
    <w:p w14:paraId="511C2EBC"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Barangays play a vital role in delivering basic government services and maintaining records of residents and community activities. One of their regular responsibilities is monitoring attendance during assemblies, meetings, seminars, and other barangay events, yet in many barangays this is still done manually using attendance sheets and logbooks. Manual record-keeping makes information retrieval time-consuming and increases the likelihood of misplaced records, duplicate entries, and human error, ultimately reducing the efficiency of administrative work and delaying service delivery. Agripa and Astillero [3] found that QR code-based attendance systems improve the accuracy, speed, and reliability of attendance </w:t>
        <w:lastRenderedPageBreak/>
        <w:t>recording by automating registration and reducing human error, suggesting that a digital attendance management system could help barangays streamline operations and maintain more accurate records.</w:t>
      </w:r>
    </w:p>
    <w:p w14:paraId="4139D157"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is consistent with the broader body of research on digital attendance and record management reviewed in this study: systems that replace manual, paper-based recording with QR-code scanning and centralized databases reduce duplication of records, speed up registration, and lower the likelihood of human error, while automated reporting and role-based access controls further improve the efficiency and security of record management.</w:t>
      </w:r>
    </w:p>
    <w:p w14:paraId="6220D7C9"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Despite these advancements, Barangay Piao, Roxas, Zamboanga del Norte, still manages attendance and membership records manually using paper forms and folders. Searching for resident information requires checking physical records, making the process slow and prone to error, and during barangay events, residents manually sign attendance sheets, resulting in long queues and delayed registration. These persistent challenges highlight the need for a computerized system that can improve record management, reduce manual work, and provide faster access to information.</w:t>
      </w:r>
    </w:p>
    <w:p w14:paraId="21032A6A"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Therefore, this study proposes the development of PiaoConnect: An Integrated Web-Based Membership, Attendance, Event, and Resource Management System for Barangay Piao. The proposed system will utilize QR code technology and a centralized database to automate attendance recording, manage memberships, post events, send notifications, generate printable reports, and provide secure and organized digital records for barangay staff and residents.</w:t>
      </w:r>
    </w:p>
    <w:p w14:paraId="117EE9AB" w14:textId="77777777" w:rsidR="004C7925" w:rsidRPr="009A1E73" w:rsidRDefault="00000000">
      <w:pPr>
        <w:pStyle w:val="Heading2"/>
        <w:jc w:val="both"/>
        <w:rPr>
          <w:sz w:val="24"/>
          <w:szCs w:val="24"/>
        </w:rPr>
      </w:pPr>
      <w:bookmarkStart w:id="5" w:name="_hs2ash3yajoi" w:colFirst="0" w:colLast="0"/>
      <w:bookmarkEnd w:id="5"/>
      <w:r>
        <w:rPr>
          <w:sz w:val="24"/>
          <w:szCs w:val="24"/>
        </w:rPr>
        <w:t xml:space="preserve">Statement of the Problem </w:t>
      </w:r>
    </w:p>
    <w:p w14:paraId="4CD711B3"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study aims to address the problems encountered in the manual attendance and membership management process of Barangay Piao, Roxas, Zamboanga del Norte.</w:t>
      </w:r>
    </w:p>
    <w:p w14:paraId="71CECBED" w14:textId="77777777" w:rsidR="004C7925" w:rsidRPr="009A1E73" w:rsidRDefault="00000000">
      <w:pPr>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Specifically, this study seeks to answer the following questions:</w:t>
      </w:r>
    </w:p>
    <w:p w14:paraId="25724360" w14:textId="77777777" w:rsidR="004C7925" w:rsidRPr="009A1E73" w:rsidRDefault="00000000">
      <w:pPr>
        <w:numPr>
          <w:ilvl w:val="0"/>
          <w:numId w:val="2"/>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are the problems encountered in the existing manual attendance and membership management process in Barangay Piao?</w:t>
      </w:r>
    </w:p>
    <w:p w14:paraId="2B8F9284" w14:textId="77777777" w:rsidR="004C7925" w:rsidRPr="009A1E73" w:rsidRDefault="00000000">
      <w:pPr>
        <w:numPr>
          <w:ilvl w:val="0"/>
          <w:numId w:val="2"/>
        </w:numPr>
        <w:spacing w:line="480" w:lineRule="auto"/>
        <w:rPr>
          <w:rFonts w:ascii="Times New Roman" w:hAnsi="Times New Roman" w:cs="Times New Roman"/>
          <w:sz w:val="24"/>
          <w:szCs w:val="24"/>
        </w:rPr>
      </w:pPr>
      <w:r>
        <w:rPr>
          <w:rFonts w:ascii="Times New Roman" w:eastAsia="Times New Roman" w:hAnsi="Times New Roman" w:cs="Times New Roman"/>
          <w:sz w:val="24"/>
          <w:szCs w:val="24"/>
        </w:rPr>
        <w:t>What features should the proposed Membership, Attendance, Event, and Resource Management System include to address the identified problems?</w:t>
      </w:r>
    </w:p>
    <w:p w14:paraId="3DF4A739" w14:textId="77777777" w:rsidR="004C7925" w:rsidRPr="009A1E73" w:rsidRDefault="00000000">
      <w:pPr>
        <w:numPr>
          <w:ilvl w:val="0"/>
          <w:numId w:val="2"/>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How can the proposed system improve the management of attendance, membership records, event announcements, and notifications?</w:t>
      </w:r>
    </w:p>
    <w:p w14:paraId="6DC0044E" w14:textId="77777777" w:rsidR="004C7925" w:rsidRPr="009A1E73" w:rsidRDefault="00000000">
      <w:pPr>
        <w:numPr>
          <w:ilvl w:val="0"/>
          <w:numId w:val="2"/>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What is the level of acceptability of the developed system in terms of:</w:t>
      </w:r>
    </w:p>
    <w:p w14:paraId="7A7212ED"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4.1 Functionality</w:t>
      </w:r>
    </w:p>
    <w:p w14:paraId="054D1233"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4.2 Usability</w:t>
      </w:r>
    </w:p>
    <w:p w14:paraId="78BFEAFE"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4.3 Reliability</w:t>
      </w:r>
    </w:p>
    <w:p w14:paraId="75A70283"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4.4 Security</w:t>
      </w:r>
    </w:p>
    <w:p w14:paraId="1FF63A8E" w14:textId="23694E6A" w:rsidR="006C1738" w:rsidRPr="009A1E73" w:rsidRDefault="00000000" w:rsidP="0019005B">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4.5 Efficiency</w:t>
      </w:r>
      <w:bookmarkStart w:id="6" w:name="_ldaxrtv8tk3r" w:colFirst="0" w:colLast="0"/>
      <w:bookmarkEnd w:id="6"/>
    </w:p>
    <w:p w14:paraId="53755326" w14:textId="53954148" w:rsidR="004C7925" w:rsidRPr="009A1E73" w:rsidRDefault="00000000">
      <w:pPr>
        <w:pStyle w:val="Heading2"/>
        <w:keepNext w:val="0"/>
        <w:keepLines w:val="0"/>
        <w:spacing w:after="80"/>
        <w:rPr>
          <w:sz w:val="24"/>
          <w:szCs w:val="24"/>
        </w:rPr>
      </w:pPr>
      <w:r>
        <w:rPr>
          <w:sz w:val="24"/>
          <w:szCs w:val="24"/>
        </w:rPr>
        <w:t>Objectives of the Study</w:t>
      </w:r>
    </w:p>
    <w:p w14:paraId="5703BB8F" w14:textId="77777777" w:rsidR="004C7925" w:rsidRPr="009A1E73" w:rsidRDefault="00000000">
      <w:pPr>
        <w:spacing w:before="240" w:after="240" w:line="48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The general objective of this study is to design and develop PiaoConnect: Membership, Attendance, Event, and Resource Management System for Barangay Piao, Roxas, Zamboanga del Norte.</w:t>
      </w:r>
    </w:p>
    <w:p w14:paraId="453F4639" w14:textId="77777777" w:rsidR="004C7925" w:rsidRPr="009A1E73" w:rsidRDefault="00000000">
      <w:pPr>
        <w:spacing w:before="240" w:after="240" w:line="480" w:lineRule="auto"/>
        <w:rPr>
          <w:rFonts w:ascii="Times New Roman" w:eastAsia="Times New Roman" w:hAnsi="Times New Roman" w:cs="Times New Roman"/>
          <w:sz w:val="24"/>
          <w:szCs w:val="24"/>
        </w:rPr>
      </w:pPr>
      <w:ins w:id="7" w:author="Zein Bernard Aliswag" w:date="2026-07-07T06:23:00Z">
        <w:r>
          <w:rPr>
            <w:rFonts w:ascii="Times New Roman" w:eastAsia="Times New Roman" w:hAnsi="Times New Roman" w:cs="Times New Roman"/>
            <w:sz w:val="24"/>
            <w:szCs w:val="24"/>
          </w:rPr>
          <w:t xml:space="preserve"> </w:t>
        </w:r>
      </w:ins>
      <w:r>
        <w:rPr>
          <w:rFonts w:ascii="Times New Roman" w:eastAsia="Times New Roman" w:hAnsi="Times New Roman" w:cs="Times New Roman"/>
          <w:sz w:val="24"/>
          <w:szCs w:val="24"/>
        </w:rPr>
        <w:t>Specifically, this study aims to:</w:t>
      </w:r>
    </w:p>
    <w:p w14:paraId="2775DA6A" w14:textId="77777777" w:rsidR="004C7925" w:rsidRPr="009A1E73" w:rsidRDefault="00000000">
      <w:pPr>
        <w:numPr>
          <w:ilvl w:val="0"/>
          <w:numId w:val="1"/>
        </w:numPr>
        <w:spacing w:before="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Determine the problems encountered in the current manual attendance and membership management process.</w:t>
      </w:r>
    </w:p>
    <w:p w14:paraId="6F48E8F3" w14:textId="77777777" w:rsidR="004C7925" w:rsidRPr="009A1E73" w:rsidRDefault="00000000">
      <w:pPr>
        <w:numPr>
          <w:ilvl w:val="0"/>
          <w:numId w:val="1"/>
        </w:numPr>
        <w:spacing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Design the system based on the identified requirements of the barangay.</w:t>
      </w:r>
    </w:p>
    <w:p w14:paraId="5B1DA750" w14:textId="77777777" w:rsidR="004C7925" w:rsidRPr="009A1E73" w:rsidRDefault="00000000">
      <w:pPr>
        <w:numPr>
          <w:ilvl w:val="0"/>
          <w:numId w:val="1"/>
        </w:numPr>
        <w:spacing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Develop a membership attendance management system with:</w:t>
      </w:r>
    </w:p>
    <w:p w14:paraId="1BA89DC7"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 QR code generation</w:t>
      </w:r>
    </w:p>
    <w:p w14:paraId="2EB99C7B"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3.2 QR code attendance scanning</w:t>
      </w:r>
    </w:p>
    <w:p w14:paraId="21B4F593"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3.3 Resident management</w:t>
      </w:r>
    </w:p>
    <w:p w14:paraId="363DC88B"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3.4 Membership management</w:t>
      </w:r>
    </w:p>
    <w:p w14:paraId="7B43428D"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3.5 Event posting</w:t>
      </w:r>
    </w:p>
    <w:p w14:paraId="5E5D150E"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3.6 Notification management</w:t>
      </w:r>
    </w:p>
    <w:p w14:paraId="33FDA16A"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3.7 Attendance monitoring</w:t>
      </w:r>
    </w:p>
    <w:p w14:paraId="2426257E"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3.8 Printable reports </w:t>
      </w:r>
    </w:p>
    <w:p w14:paraId="66791F46"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3.9 Event budget tracking</w:t>
      </w:r>
    </w:p>
    <w:p w14:paraId="4FB1ABBA"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3.10 Multi-language interface (Filipino/Tagalog and Bisaya)</w:t>
      </w:r>
    </w:p>
    <w:p w14:paraId="6E15DC9A"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3.11 Automated post-event feedback collection</w:t>
      </w:r>
    </w:p>
    <w:p w14:paraId="087F2659" w14:textId="4431136E"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3.12 Barangay inventory management, with stock tracked by condition (New, Good, Fair, Poor)</w:t>
      </w:r>
    </w:p>
    <w:p w14:paraId="732E50A6" w14:textId="4B18DB1E"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3.13 Household management</w:t>
      </w:r>
    </w:p>
    <w:p w14:paraId="6F4CA536" w14:textId="F4F7FCD7"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3.14 Configurable membership eligibility criteria (age bracket, civil status, and current status)</w:t>
      </w:r>
    </w:p>
    <w:p w14:paraId="41974B91" w14:textId="F4137E5B"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3.15 Archive and restore (soft-delete) of records</w:t>
      </w:r>
    </w:p>
    <w:p w14:paraId="6743A197" w14:textId="CAFE03C0"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3.16 Borrowed inventory chosen and returned by condition, with release, undo, and edit of returns</w:t>
      </w:r>
    </w:p>
    <w:p w14:paraId="36288C36" w14:textId="F9F247BB"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3.17 Facebook Page integration for public event posting</w:t>
      </w:r>
    </w:p>
    <w:p w14:paraId="1D2DF0D4" w14:textId="732C9461"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3.18 Staff activity log (audit trail)</w:t>
      </w:r>
    </w:p>
    <w:p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3.19 SMS notification to residents (and household heads) through an SMS gateway, with a delivery log</w:t>
      </w:r>
    </w:p>
    <w:p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3.20 Strong-password policy and self-service password change</w:t>
      </w:r>
    </w:p>
    <w:p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3.21 Light and dark display modes</w:t>
      </w:r>
    </w:p>
    <w:p w:rsidR="004C7925" w:rsidRPr="009A1E73" w:rsidRDefault="00000000" w:rsidP="006C1738">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3.22 Per-event inventory view with item photos and return evidence</w:t>
      </w:r>
    </w:p>
    <w:p w14:paraId="10EEC8C0" w14:textId="77777777" w:rsidR="004C7925" w:rsidRPr="009A1E73" w:rsidRDefault="00000000">
      <w:pPr>
        <w:numPr>
          <w:ilvl w:val="0"/>
          <w:numId w:val="1"/>
        </w:numPr>
        <w:spacing w:before="240" w:after="240" w:line="48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Evaluate the developed system in terms of:</w:t>
      </w:r>
    </w:p>
    <w:p w14:paraId="33982BDE"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4.1 Functionality</w:t>
      </w:r>
    </w:p>
    <w:p w14:paraId="6FD7AD60"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4.2 Usability</w:t>
      </w:r>
    </w:p>
    <w:p w14:paraId="402331E3"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4.3 Reliability</w:t>
      </w:r>
    </w:p>
    <w:p w14:paraId="213DAE9A" w14:textId="77777777" w:rsidR="004C7925" w:rsidRPr="009A1E73" w:rsidRDefault="00000000">
      <w:pPr>
        <w:spacing w:before="240" w:after="240" w:line="48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4.4 Security</w:t>
      </w:r>
    </w:p>
    <w:p w14:paraId="56601B51" w14:textId="77777777" w:rsidR="004C7925" w:rsidRPr="009A1E73" w:rsidRDefault="00000000">
      <w:pPr>
        <w:spacing w:before="240" w:after="240" w:line="480" w:lineRule="auto"/>
        <w:ind w:left="720"/>
        <w:rPr>
          <w:rFonts w:ascii="Times New Roman" w:hAnsi="Times New Roman" w:cs="Times New Roman"/>
          <w:sz w:val="24"/>
          <w:szCs w:val="24"/>
        </w:rPr>
      </w:pPr>
      <w:r>
        <w:rPr>
          <w:rFonts w:ascii="Times New Roman" w:eastAsia="Times New Roman" w:hAnsi="Times New Roman" w:cs="Times New Roman"/>
          <w:sz w:val="24"/>
          <w:szCs w:val="24"/>
        </w:rPr>
        <w:lastRenderedPageBreak/>
        <w:t>4.5 Efficiency</w:t>
      </w:r>
    </w:p>
    <w:p w14:paraId="4004D64E" w14:textId="5CD6F56C" w:rsidR="004C7925" w:rsidRPr="009A1E73" w:rsidRDefault="00000000">
      <w:pPr>
        <w:pStyle w:val="Heading2"/>
        <w:rPr>
          <w:sz w:val="24"/>
          <w:szCs w:val="24"/>
        </w:rPr>
      </w:pPr>
      <w:r>
        <w:rPr>
          <w:sz w:val="24"/>
          <w:szCs w:val="24"/>
        </w:rPr>
        <w:t>Scope and Delimitation</w:t>
      </w:r>
    </w:p>
    <w:p w14:paraId="149E4D0C"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This study covers the design, development, implementation, and evaluation of PiaoConnect: Membership, Attendance, Event, and Resource Management System for Barangay Piao, Roxas, Zamboanga del Norte. The system provides a centralized database that enables barangay staff to store, access, and update resident information efficiently. It includes features such as resident management, membership management, QR code generation for members, QR code attendance scanning, event posting, notification management through in-app messages and SMS, attendance monitoring, printable reports, event budget tracking with receipt attachments, automated post-event feedback collection, barangay inventory management with photo records, a multi-language interface (Filipino/Tagalog and Bisaya), and a search function for faster record retrieval, household management, configurable membership eligibility criteria, archive and restore of records, release and return of borrowed inventory with photo evidence and undo, a staff activity log, Facebook Page integration for public event posting, and a strong-password policy with self-service password change.</w:t>
      </w:r>
    </w:p>
    <w:p w14:paraId="17FE8F9E"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is designed for two types of users: barangay staff and barangay residents. Barangay staff can manage resident information, households, memberships, membership eligibility settings, attendance records, events, notifications, event budgets and expense receipts, barangay inventory including the release and return of borrowed items with photo evidence, archived records, the staff activity log, and the barangay's Facebook Page and SMS integrations, and generate printable attendance and membership reports, while barangay residents can access their profiles, view their memberships, monitor their attendance records, receive notifications, submit feedback after each event, and use their assigned QR codes during barangay events. Residents and staff may also change their own passwords and switch the system's interface between Filipino/Tagalog, Bisaya, and English.</w:t>
      </w:r>
    </w:p>
    <w:p w14:paraId="1BD8541A"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focuses on evaluating the effectiveness and acceptability of the system in improving attendance and membership management in Barangay Piao.</w:t>
      </w:r>
    </w:p>
    <w:p w14:paraId="551F29A8"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study is limited to the operational needs of Barangay Piao and is intended primarily for membership, attendance, and event management, extended to include event-level budget tracking and a barangay asset inventory. It does not include full financial accounting, payroll </w:t>
        <w:lastRenderedPageBreak/>
        <w:t>processing, procurement, or other administrative services unrelated to membership, attendance, and event management.</w:t>
      </w:r>
    </w:p>
    <w:p w14:paraId="71000002" w14:textId="77777777" w:rsidR="004C7925" w:rsidRPr="009A1E73" w:rsidRDefault="00000000">
      <w:pPr>
        <w:widowControl w:val="0"/>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All five increments of the prototyping schedule in Table 2 have been designed, built, and demonstrated as working prototypes: resident and membership management, QR code attendance, event and notification management, event budget, inventory, and feedback, and reporting and language support, together with the later refinements recorded in the use cases of this chapter (SMS notification, Facebook Page integration, the release-and-return workflow with undo, household management, the archive, the activity log, the strong-password policy, name-suffix management, per-event reports, and confirm-then-notify dialogs on every add, edit, and delete). Formal testing and the user acceptance evaluation with Barangay Piao staff and resident volunteers are targeted for completion in Capstone 2.</w:t>
      </w:r>
    </w:p>
    <w:p w14:paraId="278E056C" w14:textId="77777777" w:rsidR="004C7925" w:rsidRPr="009A1E73" w:rsidRDefault="00000000">
      <w:pPr>
        <w:widowControl w:val="0"/>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Furthermore, the findings of the study are based on the evaluation conducted in Barangay Piao and may not be applicable to other barangays with different organizational structures, larger populations, or different record management practices.</w:t>
      </w:r>
    </w:p>
    <w:p w14:paraId="65926EAE" w14:textId="1B7DF287" w:rsidR="004C7925" w:rsidRPr="009A1E73" w:rsidRDefault="00000000">
      <w:pPr>
        <w:pStyle w:val="Heading2"/>
        <w:keepNext w:val="0"/>
        <w:keepLines w:val="0"/>
        <w:widowControl w:val="0"/>
        <w:spacing w:before="360" w:after="80"/>
        <w:jc w:val="both"/>
        <w:rPr>
          <w:sz w:val="24"/>
          <w:szCs w:val="24"/>
        </w:rPr>
      </w:pPr>
      <w:r>
        <w:rPr>
          <w:sz w:val="24"/>
          <w:szCs w:val="24"/>
        </w:rPr>
        <w:t>Significance of the Study</w:t>
      </w:r>
    </w:p>
    <w:p w14:paraId="3DACE419" w14:textId="77777777" w:rsidR="004C7925" w:rsidRPr="009A1E73" w:rsidRDefault="00000000">
      <w:pPr>
        <w:widowControl w:val="0"/>
        <w:spacing w:before="240" w:after="240" w:line="48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results of this study will benefit the following:</w:t>
      </w:r>
    </w:p>
    <w:p w14:paraId="2CB77996"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Barangay Staff.</w:t>
      </w:r>
      <w:r>
        <w:rPr>
          <w:rFonts w:ascii="Times New Roman" w:eastAsia="Times New Roman" w:hAnsi="Times New Roman" w:cs="Times New Roman"/>
          <w:sz w:val="24"/>
          <w:szCs w:val="24"/>
        </w:rPr>
        <w:t xml:space="preserve"> The proposed system will help barangay staff manage resident information, households, memberships, membership eligibility settings, attendance records, events, event budgets, barangay inventory (including the release and return of borrowed items), and in-app and SMS notifications more efficiently. It will reduce the time required for manual recording, minimize errors in record management, improve data retrieval, provide clearer visibility into event expenses and barangay assets, and simplify the generation of attendance and membership reports.</w:t>
      </w:r>
    </w:p>
    <w:p w14:paraId="15C0358E"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Barangay Residents.</w:t>
      </w:r>
      <w:r>
        <w:rPr>
          <w:rFonts w:ascii="Times New Roman" w:eastAsia="Times New Roman" w:hAnsi="Times New Roman" w:cs="Times New Roman"/>
          <w:sz w:val="24"/>
          <w:szCs w:val="24"/>
        </w:rPr>
        <w:t xml:space="preserve"> The system will provide residents with a more convenient and efficient way of participating in barangay activities. Residents will be able to access their membership information, view attendance records, receive event announcements and </w:t>
        <w:lastRenderedPageBreak/>
        <w:t>notifications, submit feedback after attending an event, and use QR codes for faster attendance registration during barangay events, all through an interface available in Filipino/Tagalog, Bisaya, or English.</w:t>
      </w:r>
    </w:p>
    <w:p w14:paraId="09D335B2"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Barangay Piao.</w:t>
      </w:r>
      <w:r>
        <w:rPr>
          <w:rFonts w:ascii="Times New Roman" w:eastAsia="Times New Roman" w:hAnsi="Times New Roman" w:cs="Times New Roman"/>
          <w:sz w:val="24"/>
          <w:szCs w:val="24"/>
        </w:rPr>
        <w:t xml:space="preserve"> The implementation of the system will contribute to the modernization of barangay operations by improving the accuracy, organization, and security of attendance and membership records, and by giving officials clearer visibility into event budgets, barangay assets, and resident feedback, a complete staff activity log for accountability, and a public presence on the barangay's Facebook Page. It will support better record management, enhance communication between barangay staff and residents in the language they are most comfortable with, and promote more efficient delivery of community services.</w:t>
      </w:r>
    </w:p>
    <w:p w14:paraId="06BFAE7B" w14:textId="77777777" w:rsidR="004C7925" w:rsidRPr="009A1E73" w:rsidRDefault="00000000">
      <w:pPr>
        <w:widowControl w:val="0"/>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Future Researchers.</w:t>
      </w:r>
      <w:r>
        <w:rPr>
          <w:rFonts w:ascii="Times New Roman" w:eastAsia="Times New Roman" w:hAnsi="Times New Roman" w:cs="Times New Roman"/>
          <w:sz w:val="24"/>
          <w:szCs w:val="24"/>
        </w:rPr>
        <w:t xml:space="preserve"> This study may serve as a reference for future researchers who plan to develop, enhance, or evaluate attendance management systems, membership management systems, or other community-based information systems. It may also provide useful insights into the application of QR code technology and web-based systems in local government units and community organizations.</w:t>
      </w:r>
    </w:p>
    <w:p w14:paraId="02955CBC" w14:textId="77777777" w:rsidR="004C7925" w:rsidRPr="009A1E73" w:rsidRDefault="00000000">
      <w:pPr>
        <w:pStyle w:val="Heading2"/>
        <w:widowControl w:val="0"/>
        <w:spacing w:before="55"/>
        <w:ind w:right="21"/>
        <w:jc w:val="both"/>
        <w:rPr>
          <w:sz w:val="24"/>
          <w:szCs w:val="24"/>
        </w:rPr>
      </w:pPr>
      <w:bookmarkStart w:id="8" w:name="_gqpxakcsvmj7" w:colFirst="0" w:colLast="0"/>
      <w:bookmarkEnd w:id="8"/>
      <w:r>
        <w:rPr>
          <w:sz w:val="24"/>
          <w:szCs w:val="24"/>
        </w:rPr>
        <w:t>Definition of Terms</w:t>
      </w:r>
    </w:p>
    <w:p w14:paraId="7543B87A"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Activity Log. </w:t>
      </w:r>
      <w:r>
        <w:rPr>
          <w:rFonts w:ascii="Times New Roman" w:eastAsia="Times New Roman" w:hAnsi="Times New Roman" w:cs="Times New Roman"/>
          <w:sz w:val="24"/>
          <w:szCs w:val="24"/>
        </w:rPr>
        <w:t>A staff-only, chronological audit trail of significant actions taken in the system, such as creating, archiving, or restoring a record, or releasing borrowed inventory, recorded together with the staff member who performed it.</w:t>
      </w:r>
    </w:p>
    <w:p w14:paraId="6394FE9C"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Archive and Restore. </w:t>
      </w:r>
      <w:r>
        <w:rPr>
          <w:rFonts w:ascii="Times New Roman" w:eastAsia="Times New Roman" w:hAnsi="Times New Roman" w:cs="Times New Roman"/>
          <w:sz w:val="24"/>
          <w:szCs w:val="24"/>
        </w:rPr>
        <w:t>The system's soft-delete mechanism, which removes a record from active lists without permanently deleting it, allowing barangay staff to bring it back later or, if no longer needed, delete it permanently.</w:t>
      </w:r>
    </w:p>
    <w:p w14:paraId="371346AE"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Attendance Monitoring. </w:t>
      </w:r>
      <w:r>
        <w:rPr>
          <w:rFonts w:ascii="Times New Roman" w:eastAsia="Times New Roman" w:hAnsi="Times New Roman" w:cs="Times New Roman"/>
          <w:sz w:val="24"/>
          <w:szCs w:val="24"/>
        </w:rPr>
        <w:t>The process of recording and tracking members' participation in barangay events using QR code scanning.</w:t>
      </w:r>
    </w:p>
    <w:p w14:paraId="798B4565"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Automated Feedback. </w:t>
      </w:r>
      <w:r>
        <w:rPr>
          <w:rFonts w:ascii="Times New Roman" w:eastAsia="Times New Roman" w:hAnsi="Times New Roman" w:cs="Times New Roman"/>
          <w:sz w:val="24"/>
          <w:szCs w:val="24"/>
        </w:rPr>
        <w:t>A short survey automatically sent to a resident after an event they attended, used to collect ratings and comments for barangay staff to review.</w:t>
      </w:r>
    </w:p>
    <w:p w14:paraId="6EF22FC5"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Barangay Inventory. The system's record of barangay-owned assets, supplies, and equipment, including their quantity, the condition (New, Good, Fair, or Poor) of each unit in stock, and their location.</w:t>
      </w:r>
    </w:p>
    <w:p w14:paraId="1BD57D3F"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Borrowed Item Release. The recording of barangay equipment being returned to inventory after being borrowed for an event, in the quantity actually returned and the condition each returned unit comes back in, with the ability to undo a release recorded in error.</w:t>
      </w:r>
    </w:p>
    <w:p w14:paraId="5C1F90FA"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Centralized Database. </w:t>
      </w:r>
      <w:r>
        <w:rPr>
          <w:rFonts w:ascii="Times New Roman" w:eastAsia="Times New Roman" w:hAnsi="Times New Roman" w:cs="Times New Roman"/>
          <w:sz w:val="24"/>
          <w:szCs w:val="24"/>
        </w:rPr>
        <w:t>The digital storage where resident information, attendance records, memberships, and events are securely stored.</w:t>
      </w:r>
    </w:p>
    <w:p w14:paraId="6726061C"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Eligibility Criteria. </w:t>
      </w:r>
      <w:r>
        <w:rPr>
          <w:rFonts w:ascii="Times New Roman" w:eastAsia="Times New Roman" w:hAnsi="Times New Roman" w:cs="Times New Roman"/>
          <w:sz w:val="24"/>
          <w:szCs w:val="24"/>
        </w:rPr>
        <w:t>The staff-configurable age bracket, civil status, and current status values used to automatically determine which residents qualify for a given membership group.</w:t>
      </w:r>
    </w:p>
    <w:p w14:paraId="42099CC3"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 xml:space="preserve">Event Budget Tracking. </w:t>
      </w:r>
      <w:r>
        <w:rPr>
          <w:rFonts w:ascii="Times New Roman" w:eastAsia="Times New Roman" w:hAnsi="Times New Roman" w:cs="Times New Roman"/>
          <w:sz w:val="24"/>
          <w:szCs w:val="24"/>
        </w:rPr>
        <w:t>The recording and monitoring of the approved budget and actual expenses of a barangay event within the system.</w:t>
      </w:r>
    </w:p>
    <w:p w14:paraId="0763DEF4"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Facebook Page Integration. </w:t>
      </w:r>
      <w:r>
        <w:rPr>
          <w:rFonts w:ascii="Times New Roman" w:eastAsia="Times New Roman" w:hAnsi="Times New Roman" w:cs="Times New Roman"/>
          <w:sz w:val="24"/>
          <w:szCs w:val="24"/>
        </w:rPr>
        <w:t>The system's connection to the barangay's official Facebook Page, allowing a posted event to also be published there automatically.</w:t>
      </w:r>
    </w:p>
    <w:p w14:paraId="5F371F00"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Household. </w:t>
      </w:r>
      <w:r>
        <w:rPr>
          <w:rFonts w:ascii="Times New Roman" w:eastAsia="Times New Roman" w:hAnsi="Times New Roman" w:cs="Times New Roman"/>
          <w:sz w:val="24"/>
          <w:szCs w:val="24"/>
        </w:rPr>
        <w:t>A group of residents who share a common address, represented in the system as a single unit with one member optionally designated as household head.</w:t>
      </w:r>
    </w:p>
    <w:p w14:paraId="05CFCBCC"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Member. </w:t>
      </w:r>
      <w:r>
        <w:rPr>
          <w:rFonts w:ascii="Times New Roman" w:eastAsia="Times New Roman" w:hAnsi="Times New Roman" w:cs="Times New Roman"/>
          <w:sz w:val="24"/>
          <w:szCs w:val="24"/>
        </w:rPr>
        <w:t>A registered resident of Barangay Piao who has an account in the system and belongs to one or more barangay memberships.</w:t>
      </w:r>
    </w:p>
    <w:p w14:paraId="0FC9F441" w14:textId="77777777" w:rsidR="004C7925" w:rsidRPr="009A1E73" w:rsidRDefault="00000000">
      <w:pPr>
        <w:widowControl w:val="0"/>
        <w:spacing w:before="60" w:line="480" w:lineRule="auto"/>
        <w:ind w:right="20"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Membership, Attendance, Event, and Resource Management System. </w:t>
      </w:r>
      <w:r>
        <w:rPr>
          <w:rFonts w:ascii="Times New Roman" w:eastAsia="Times New Roman" w:hAnsi="Times New Roman" w:cs="Times New Roman"/>
          <w:sz w:val="24"/>
          <w:szCs w:val="24"/>
        </w:rPr>
        <w:t>The computerized system developed in this study for managing resident memberships, attendance records, events, notifications, event budgets, and barangay inventory in Barangay Piao.</w:t>
      </w:r>
    </w:p>
    <w:p w14:paraId="51AC1C5B"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Multi-language Support. </w:t>
      </w:r>
      <w:r>
        <w:rPr>
          <w:rFonts w:ascii="Times New Roman" w:eastAsia="Times New Roman" w:hAnsi="Times New Roman" w:cs="Times New Roman"/>
          <w:sz w:val="24"/>
          <w:szCs w:val="24"/>
        </w:rPr>
        <w:t>The system's ability to display its interface in Filipino/Tagalog, Bisaya, or English, based on the user's preference.</w:t>
      </w:r>
    </w:p>
    <w:p w14:paraId="52C8B87B"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QR Code.</w:t>
      </w:r>
      <w:r>
        <w:rPr>
          <w:rFonts w:ascii="Times New Roman" w:eastAsia="Times New Roman" w:hAnsi="Times New Roman" w:cs="Times New Roman"/>
          <w:sz w:val="24"/>
          <w:szCs w:val="24"/>
        </w:rPr>
        <w:t xml:space="preserve"> A machine-readable code generated by the system that contains a member's identification information for attendance scanning.</w:t>
      </w:r>
    </w:p>
    <w:p w:rsidR="004C7925" w:rsidRPr="009A1E73" w:rsidRDefault="00000000">
      <w:pPr>
        <w:widowControl w:val="0"/>
        <w:spacing w:before="55" w:line="480" w:lineRule="auto"/>
        <w:ind w:right="21" w:firstLine="720"/>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SMS Gateway. </w:t>
      </w:r>
      <w:r>
        <w:rPr>
          <w:rFonts w:ascii="Times New Roman" w:eastAsia="Times New Roman" w:hAnsi="Times New Roman" w:cs="Times New Roman"/>
          <w:sz w:val="24"/>
          <w:szCs w:val="24"/>
        </w:rPr>
        <w:t xml:space="preserve">The third-party text-messaging service (IPROG SMS) through which the system sends event and system notifications to residents’ mobile numbers and, where recorded, to the household head. Every attempt is stored in an SMS log with its delivery status (sent, failed, or simulated when no gateway is configured).</w:t>
      </w:r>
    </w:p>
    <w:p w14:paraId="795A3653" w14:textId="77777777"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Staff. </w:t>
      </w:r>
      <w:r>
        <w:rPr>
          <w:rFonts w:ascii="Times New Roman" w:eastAsia="Times New Roman" w:hAnsi="Times New Roman" w:cs="Times New Roman"/>
          <w:sz w:val="24"/>
          <w:szCs w:val="24"/>
        </w:rPr>
        <w:t>Authorized barangay personnel responsible for managing resident records, memberships, events, notifications, and attendance.</w:t>
      </w:r>
    </w:p>
    <w:p w:rsidR="004C7925" w:rsidRPr="009A1E73" w:rsidRDefault="00000000">
      <w:pPr>
        <w:widowControl w:val="0"/>
        <w:spacing w:before="55" w:line="480" w:lineRule="auto"/>
        <w:ind w:right="21"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Strong Password. </w:t>
      </w:r>
      <w:r>
        <w:rPr>
          <w:rFonts w:ascii="Times New Roman" w:eastAsia="Times New Roman" w:hAnsi="Times New Roman" w:cs="Times New Roman"/>
          <w:sz w:val="24"/>
          <w:szCs w:val="24"/>
        </w:rPr>
        <w:t xml:space="preserve">A password that is 8 to 64 characters long, contains uppercase and lowercase letters, a digit, and a special character, and contains no spaces, enforced by the system whenever a password is created or changed.</w:t>
      </w:r>
    </w:p>
    <w:p w14:paraId="7671B51B"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72709A8B"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5E1E889D"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45D52D3F"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09C5D488"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461EFAF8"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5DBA4C16"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2E0BD5F8"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3772D555" w14:textId="77777777" w:rsidR="0019005B" w:rsidRPr="009A1E73" w:rsidRDefault="0019005B">
      <w:pPr>
        <w:widowControl w:val="0"/>
        <w:spacing w:before="55" w:line="480" w:lineRule="auto"/>
        <w:ind w:right="21" w:firstLine="720"/>
        <w:jc w:val="both"/>
        <w:rPr>
          <w:rFonts w:ascii="Times New Roman" w:eastAsia="Times New Roman" w:hAnsi="Times New Roman" w:cs="Times New Roman"/>
          <w:sz w:val="24"/>
          <w:szCs w:val="24"/>
        </w:rPr>
      </w:pPr>
    </w:p>
    <w:p w14:paraId="350D679D" w14:textId="77777777" w:rsidR="0019005B" w:rsidRPr="009A1E73" w:rsidRDefault="0019005B" w:rsidP="007F6DA5">
      <w:pPr>
        <w:widowControl w:val="0"/>
        <w:spacing w:before="55" w:line="480" w:lineRule="auto"/>
        <w:ind w:right="21"/>
        <w:jc w:val="both"/>
        <w:rPr>
          <w:rFonts w:ascii="Times New Roman" w:hAnsi="Times New Roman" w:cs="Times New Roman"/>
          <w:sz w:val="24"/>
          <w:szCs w:val="24"/>
        </w:rPr>
      </w:pPr>
    </w:p>
    <w:p w14:paraId="7ADCB499" w14:textId="56B3314E" w:rsidR="004C7925" w:rsidRPr="009A1E73" w:rsidRDefault="00000000" w:rsidP="006C1738">
      <w:pPr>
        <w:pStyle w:val="Heading1"/>
        <w:spacing w:before="0" w:line="240" w:lineRule="auto"/>
        <w:rPr>
          <w:sz w:val="24"/>
          <w:szCs w:val="24"/>
        </w:rPr>
      </w:pPr>
      <w:bookmarkStart w:id="9" w:name="_1dgke4jjp4ty" w:colFirst="0" w:colLast="0"/>
      <w:bookmarkStart w:id="10" w:name="_n44qpj5tci10" w:colFirst="0" w:colLast="0"/>
      <w:bookmarkEnd w:id="9"/>
      <w:bookmarkEnd w:id="10"/>
      <w:r>
        <w:rPr>
          <w:sz w:val="24"/>
          <w:szCs w:val="24"/>
        </w:rPr>
        <w:lastRenderedPageBreak/>
        <w:t>CHAPTER II</w:t>
      </w:r>
    </w:p>
    <w:p w14:paraId="0009596E" w14:textId="77777777" w:rsidR="004C7925" w:rsidRPr="009A1E73" w:rsidRDefault="00000000">
      <w:pPr>
        <w:spacing w:line="24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REVIEW OF RELATED LITERATURE AND STUDIES</w:t>
      </w:r>
    </w:p>
    <w:p w14:paraId="01B89094" w14:textId="77777777" w:rsidR="004C7925" w:rsidRPr="009A1E73" w:rsidRDefault="004C7925">
      <w:pPr>
        <w:spacing w:line="240" w:lineRule="auto"/>
        <w:jc w:val="center"/>
        <w:rPr>
          <w:rFonts w:ascii="Times New Roman" w:eastAsia="Times New Roman" w:hAnsi="Times New Roman" w:cs="Times New Roman"/>
          <w:b/>
          <w:bCs/>
          <w:sz w:val="24"/>
          <w:szCs w:val="24"/>
        </w:rPr>
      </w:pPr>
    </w:p>
    <w:p w14:paraId="208F396A"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provides a review of the relevant literature and existing systems that help the development of PiaoConnect: Membership, Attendance, Event, and Resource Management System for Barangay Piao, Roxas, Zamboanga del Norte. The chapter shows what is known about digital attendance and documentation practices, what solutions have been implemented for similar challenges in other contexts, and what limitations in today's solutions hinder the creation of a solution with the particular set of functionalities that PiaoConnect aims to provide. All cited sources in this review were retrieved from peer-reviewed journals, refereed conference papers, or peer-reviewed multidisciplinary journals written during the period from 2021 to 2026, unless stated otherwise.</w:t>
      </w:r>
    </w:p>
    <w:p w14:paraId="319A48C1" w14:textId="107C6246" w:rsidR="004C7925" w:rsidRPr="009A1E73" w:rsidRDefault="00000000">
      <w:pPr>
        <w:pStyle w:val="Heading2"/>
        <w:rPr>
          <w:sz w:val="24"/>
          <w:szCs w:val="24"/>
        </w:rPr>
      </w:pPr>
      <w:r>
        <w:rPr>
          <w:sz w:val="24"/>
          <w:szCs w:val="24"/>
        </w:rPr>
        <w:t>Related Literature</w:t>
      </w:r>
    </w:p>
    <w:p w14:paraId="06E5F30D"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current literature on QR codes states their effectiveness as alternatives to manual and paper-based systems for attendance tracking. In a 2023 study by Raut et al. [4], an automated attendance tracking system using QR codes was developed, highlighting the automatic recording of attendance through databases and the elimination of the high cost of biometric devices.</w:t>
      </w:r>
    </w:p>
    <w:p w14:paraId="3EA9F285"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In a related study, Pati et al. [5] presented an innovative QR code-based attendance system that reduces time and reduces errors in recording attendance compared to traditional handwritten logs. Chowdhury [6], in similarity, also used QR codes in conjunction with biometric identification and global positioning system (GPS) tracking, which indicates that using only one method of verification would not be sufficient for proving the identity and presence of an individual. These two studies are further evidence supporting that QR code </w:t>
        <w:lastRenderedPageBreak/>
        <w:t>identification systems have transitioned into efficient, inexpensive, and accurate means of recording attendance. This is why, as its first theme, PiaoConnect takes advantage of QR code generation and scanning for tracking attendance at barangay events.</w:t>
      </w:r>
    </w:p>
    <w:p w14:paraId="18C9A605"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Secondly, PiaoConnect concerns the digitization of community and resident records at the barangay level. A study conducted by Melendres and Aranda [7] developed and evaluated a web-based management system for resident information, which allowed barangay personnel and residents to access records through accounts secured by QR codes and mobile PINs — the system was found to meet user requirements across six ISO/IEC 25010 quality criteria. Further, another study likewise developed a web-based profiling and issuance system to centralize resident data of a barangay and streamline the issuance of certificates, all together evaluated across functional suitability, usability, reliability, and security [8]. Most recently, a web-based portal named BarangayConnect was introduced by Enaño et al. [9], centralizing resident records and document requests.</w:t>
      </w:r>
    </w:p>
    <w:p w14:paraId="0AF2CF28" w14:textId="77777777" w:rsidR="004C7925" w:rsidRPr="009A1E73" w:rsidRDefault="00000000" w:rsidP="000E1BE3">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These studies show that Philippine barangays have increasingly adopted centralized, web-based databases to replace manual logbooks — the same problem this study identifies at Barangay Piao — but their scope is consistently limited to resident profiling and document issuance rather than the tracking of membership or event attendance, which is the specific gap PiaoConnect is designed to close.</w:t>
      </w:r>
    </w:p>
    <w:p w14:paraId="2001F3FF"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 third theme in the literature concerns timely communication between an organization and its members. An event management system that features SMS notification for the Mindanao People's Care Foundation, Inc. has been designed in accordance with a study by Reyes et al. [10] that found that automated SMS alerts speed up the transmission of meeting and event information compared to manual, verbal, or paper-based announcements. The respondents rated the system favorably in terms of function, reliability, and security. This </w:t>
        <w:lastRenderedPageBreak/>
        <w:t>finding supports the inclusion of an integrated event-posting and notification module in PiaoConnect, so that barangay staff can announce assemblies and activities and have residents automatically informed, rather than relying on verbal announcements or posted notices that residents may miss.</w:t>
      </w:r>
    </w:p>
    <w:p w14:paraId="05FA3589" w14:textId="77777777" w:rsidR="004C7925" w:rsidRPr="009A1E73" w:rsidRDefault="00000000" w:rsidP="000E1BE3">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fourth theme, added in this revision of the study, concerns language accessibility in Philippine e-government platforms. Concepcion [11] examined language choice across 235 Philippine government websites and found that English is used almost exclusively across national, local, and government-corporation websites, with Filipino and regional languages such as Bisaya appearing only minimally, mostly in informal or cultural content rather than in service transactions. The study argues for a tripartite multilingual approach — English, Filipino, and the relevant regional lingua franca — so that government platforms are equally accessible to residents regardless of which language they are most comfortable in. This finding directly supports PiaoConnect's inclusion of a Filipino/Tagalog and Bisaya interface option alongside English, since Barangay Piao residents who are more comfortable in Bisaya should not be placed at a disadvantage when using a government system that manages their membership and attendance records.</w:t>
      </w:r>
    </w:p>
    <w:p w14:paraId="6AE48F93"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fifth theme concerns structured feedback and project evaluation as part of barangay and youth-council digital systems. Anggoto et al. [12] developed Kabataan-Konek, a web-based youth information management system for a Sangguniang Kabataan council, which incorporated surveys to support project monitoring and evaluation alongside QR-based clearance issuance, and was rated highly against the ISO/IEC 25010 quality model. This supports the inclusion of an automated feedback module in PiaoConnect, so that barangay staff can systematically gather residents' assessment of each event rather than relying on informal, undocumented comments.</w:t>
      </w:r>
    </w:p>
    <w:p w14:paraId="5D64ED31"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It should be noted, however, that within the 2021–2026 window used for this review, the researchers were not able to locate a peer-reviewed study that specifically evaluates event-level budget tracking or barangay asset inventory as a feature of a community information system; most available material on these two topics consists of local government financial forms, vendor product pages, or non-peer-reviewed capstone repositories, which do not meet this study's inclusion criteria. The inclusion of event budget tracking and barangay inventory management in PiaoConnect is therefore justified primarily by the operational gap observed directly in Barangay Piao — where event expenses and barangay-owned equipment are currently tracked, if at all, on paper — rather than by a specific literature precedent. The researchers recommend that this gap be revisited with the capstone adviser as the study progresses, in case a more specialized public-finance or asset-management source becomes available.</w:t>
      </w:r>
    </w:p>
    <w:p w14:paraId="03EC5522" w14:textId="0433DAB5" w:rsidR="004C7925" w:rsidRPr="009A1E73" w:rsidRDefault="00000000">
      <w:pPr>
        <w:pStyle w:val="Heading2"/>
        <w:rPr>
          <w:sz w:val="24"/>
          <w:szCs w:val="24"/>
        </w:rPr>
      </w:pPr>
      <w:r>
        <w:rPr>
          <w:sz w:val="24"/>
          <w:szCs w:val="24"/>
        </w:rPr>
        <w:t>Related Systems</w:t>
      </w:r>
    </w:p>
    <w:p w14:paraId="1C8AB526"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Alongside the literature, several existing systems were examined to understand current solutions and their limitations, keeping the review factual and confined to what each system was reported to do.</w:t>
      </w:r>
    </w:p>
    <w:p w14:paraId="10542456"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QR code-based attendance systems, such as the one developed by Raut et al. [4] and the smart tracking system of Pati et al. [5], are inexpensive to deploy and eliminate the need for biometric scanners, and they reliably automate the recording of attendance. However, these systems were designed for classroom or institutional settings; they generate and scan QR codes purely for attendance and do not manage broader concerns such as resident profiles, membership records, or event notifications, which a community-based system like PiaoConnect must also handle.</w:t>
      </w:r>
    </w:p>
    <w:p w14:paraId="0702AD32"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The Web-Based Resident Information Management System of Melendres and Aranda [7] and the Web-Based Barangay Profiling and Issuance System of Ballaran et al. [8] are both well-suited to organizing resident information and issuing barangay documents, and both were positively evaluated for usability and security. Their limitation, from the perspective of this study, is that neither system was built to monitor attendance at assemblies or events, nor to track which residents belong to which barangay membership group — both systems focus on profiling and document issuance rather than participation tracking.</w:t>
      </w:r>
    </w:p>
    <w:p w14:paraId="0CBB0240"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BarangayConnect [9] is the most recent of the previously reviewed systems and centralizes resident data while automating certificate and clearance requests, additionally applying predictive analytics for demographic forecasting. It is comprehensive for administrative document processing, but like the systems above, it does not include a QR-based attendance mechanism, a membership module, or an event-notification feature.</w:t>
      </w:r>
    </w:p>
    <w:p w14:paraId="7D5215BB"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Event Management System with SMS Notification developed for the Mindanao People's Care Foundation, Inc. [10] is effective at rapidly disseminating event announcements to members through SMS, which does not require an internet connection. Its scope, however, is limited to notification; it does not maintain resident or membership records, nor does it track attendance, so it functions only as one piece of the puzzle that PiaoConnect intends to integrate into a single platform.</w:t>
      </w:r>
    </w:p>
    <w:p w14:paraId="5118A7E2"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Kabataan-Konek [12], reviewed here as the most recently published system, is a web-based youth information management system built for a barangay's Sangguniang Kabataan council. It generates QR codes for youth-clearance authenticity, maintains a resident-style profile module, and — notably — includes survey tools for project monitoring and evaluation, giving it the one feature-level precedent this study found for an automated feedback mechanism. However, its QR code use is limited to clearance verification rather than event </w:t>
        <w:lastRenderedPageBreak/>
        <w:t>attendance scanning, it has no membership-group or event-posting module, and it does not track budgets or barangay assets, so it addresses a related but narrower problem than the one PiaoConnect is designed to solve.</w:t>
      </w:r>
    </w:p>
    <w:p w14:paraId="39ED7A2B" w14:textId="41510A4A"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Across the systems reviewed, none combine QR-based attendance monitoring, membership tracking, event posting with budget tracking, notification management, structured post-event feedback, a multilingual interface, and barangay inventory into a single platform. This gap, together with the four features added to this study, is summarized in Table 1.</w:t>
      </w:r>
    </w:p>
    <w:p w14:paraId="6674A121" w14:textId="35E2F0EE" w:rsidR="004C7925" w:rsidRPr="009A1E73" w:rsidRDefault="00000000">
      <w:pPr>
        <w:pStyle w:val="Heading2"/>
        <w:rPr>
          <w:sz w:val="24"/>
          <w:szCs w:val="24"/>
        </w:rPr>
      </w:pPr>
      <w:r>
        <w:rPr>
          <w:sz w:val="24"/>
          <w:szCs w:val="24"/>
        </w:rPr>
        <w:t>Conceptual Framework</w:t>
      </w:r>
    </w:p>
    <w:p w14:paraId="23566334" w14:textId="05144E84" w:rsidR="000E1BE3" w:rsidRPr="009A1E73" w:rsidRDefault="000E1BE3" w:rsidP="000E1BE3">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study is guided by the Input–Process–Output (IPO) model, which frames the system as the transformation of defined inputs into a desired output through a structured development process.</w:t>
      </w:r>
    </w:p>
    <w:p w14:paraId="4428912A" w14:textId="7714D76C" w:rsidR="000E1BE3" w:rsidRPr="009A1E73" w:rsidRDefault="0019005B" w:rsidP="000E1BE3">
      <w:pP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anchor distT="0" distB="0" distL="114300" distR="114300" simplePos="0" relativeHeight="251660288" behindDoc="0" locked="0" layoutInCell="1" allowOverlap="1" wp14:anchorId="1D4BC749" wp14:editId="2F90BFCA">
            <wp:simplePos x="0" y="0"/>
            <wp:positionH relativeFrom="column">
              <wp:posOffset>-99060</wp:posOffset>
            </wp:positionH>
            <wp:positionV relativeFrom="paragraph">
              <wp:posOffset>635</wp:posOffset>
            </wp:positionV>
            <wp:extent cx="6042660" cy="2275051"/>
            <wp:effectExtent l="0" t="0" r="0" b="0"/>
            <wp:wrapNone/>
            <wp:docPr id="1308646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46618" name=""/>
                    <pic:cNvPicPr/>
                  </pic:nvPicPr>
                  <pic:blipFill>
                    <a:blip r:embed="rId11">
                      <a:extLst>
                        <a:ext uri="{28A0092B-C50C-407E-A947-70E740481C1C}">
                          <a14:useLocalDpi xmlns:a14="http://schemas.microsoft.com/office/drawing/2010/main" val="0"/>
                        </a:ext>
                      </a:extLst>
                    </a:blip>
                    <a:stretch>
                      <a:fillRect/>
                    </a:stretch>
                  </pic:blipFill>
                  <pic:spPr>
                    <a:xfrm>
                      <a:off x="0" y="0"/>
                      <a:ext cx="6059702" cy="2281467"/>
                    </a:xfrm>
                    <a:prstGeom prst="rect">
                      <a:avLst/>
                    </a:prstGeom>
                  </pic:spPr>
                </pic:pic>
              </a:graphicData>
            </a:graphic>
            <wp14:sizeRelH relativeFrom="margin">
              <wp14:pctWidth>0</wp14:pctWidth>
            </wp14:sizeRelH>
          </wp:anchor>
        </w:drawing>
      </w:r>
    </w:p>
    <w:p w14:paraId="6355D8D7" w14:textId="33FCE65A" w:rsidR="000E1BE3" w:rsidRPr="009A1E73" w:rsidRDefault="000E1BE3" w:rsidP="000E1BE3">
      <w:pPr>
        <w:rPr>
          <w:rFonts w:ascii="Times New Roman" w:eastAsia="Times New Roman" w:hAnsi="Times New Roman" w:cs="Times New Roman"/>
          <w:sz w:val="24"/>
          <w:szCs w:val="24"/>
        </w:rPr>
      </w:pPr>
    </w:p>
    <w:p w14:paraId="6F6C8F1D" w14:textId="52280031" w:rsidR="000E1BE3" w:rsidRPr="009A1E73" w:rsidRDefault="000E1BE3" w:rsidP="000E1BE3">
      <w:pPr>
        <w:rPr>
          <w:rFonts w:ascii="Times New Roman" w:eastAsia="Times New Roman" w:hAnsi="Times New Roman" w:cs="Times New Roman"/>
          <w:sz w:val="24"/>
          <w:szCs w:val="24"/>
        </w:rPr>
      </w:pPr>
    </w:p>
    <w:p w14:paraId="32BB31AA" w14:textId="2C7F9C27" w:rsidR="000E1BE3" w:rsidRPr="009A1E73" w:rsidRDefault="000E1BE3" w:rsidP="000E1BE3">
      <w:pPr>
        <w:rPr>
          <w:rFonts w:ascii="Times New Roman" w:eastAsia="Times New Roman" w:hAnsi="Times New Roman" w:cs="Times New Roman"/>
          <w:sz w:val="24"/>
          <w:szCs w:val="24"/>
        </w:rPr>
      </w:pPr>
    </w:p>
    <w:p w14:paraId="526D1069" w14:textId="6EE53F7C" w:rsidR="000E1BE3" w:rsidRPr="009A1E73" w:rsidRDefault="000E1BE3" w:rsidP="000E1BE3">
      <w:pPr>
        <w:rPr>
          <w:rFonts w:ascii="Times New Roman" w:eastAsia="Times New Roman" w:hAnsi="Times New Roman" w:cs="Times New Roman"/>
          <w:sz w:val="24"/>
          <w:szCs w:val="24"/>
        </w:rPr>
      </w:pPr>
    </w:p>
    <w:p w14:paraId="3D1B7B30" w14:textId="18C420F8" w:rsidR="000E1BE3" w:rsidRPr="009A1E73" w:rsidRDefault="000E1BE3" w:rsidP="000E1BE3">
      <w:pPr>
        <w:rPr>
          <w:rFonts w:ascii="Times New Roman" w:eastAsia="Times New Roman" w:hAnsi="Times New Roman" w:cs="Times New Roman"/>
          <w:sz w:val="24"/>
          <w:szCs w:val="24"/>
        </w:rPr>
      </w:pPr>
    </w:p>
    <w:p w14:paraId="6251C19E" w14:textId="0B9EBBE6" w:rsidR="000E1BE3" w:rsidRPr="009A1E73" w:rsidRDefault="000E1BE3" w:rsidP="000E1BE3">
      <w:pPr>
        <w:rPr>
          <w:rFonts w:ascii="Times New Roman" w:eastAsia="Times New Roman" w:hAnsi="Times New Roman" w:cs="Times New Roman"/>
          <w:sz w:val="24"/>
          <w:szCs w:val="24"/>
        </w:rPr>
      </w:pPr>
    </w:p>
    <w:p w14:paraId="757DBACA" w14:textId="5A039090" w:rsidR="000E1BE3" w:rsidRPr="009A1E73" w:rsidRDefault="000E1BE3" w:rsidP="000E1BE3">
      <w:pPr>
        <w:rPr>
          <w:rFonts w:ascii="Times New Roman" w:eastAsia="Times New Roman" w:hAnsi="Times New Roman" w:cs="Times New Roman"/>
          <w:sz w:val="24"/>
          <w:szCs w:val="24"/>
        </w:rPr>
      </w:pPr>
    </w:p>
    <w:p w14:paraId="7373C2E7" w14:textId="77777777" w:rsidR="000E1BE3" w:rsidRPr="009A1E73" w:rsidRDefault="000E1BE3" w:rsidP="000E1BE3">
      <w:pPr>
        <w:rPr>
          <w:rFonts w:ascii="Times New Roman" w:eastAsia="Times New Roman" w:hAnsi="Times New Roman" w:cs="Times New Roman"/>
          <w:sz w:val="24"/>
          <w:szCs w:val="24"/>
        </w:rPr>
      </w:pPr>
    </w:p>
    <w:p w14:paraId="443E9626" w14:textId="77777777" w:rsidR="0019005B" w:rsidRPr="009A1E73" w:rsidRDefault="0019005B" w:rsidP="000E1BE3">
      <w:pPr>
        <w:widowControl w:val="0"/>
        <w:spacing w:before="240" w:after="240" w:line="480" w:lineRule="auto"/>
        <w:ind w:left="1440" w:firstLine="720"/>
        <w:jc w:val="both"/>
        <w:rPr>
          <w:rFonts w:ascii="Times New Roman" w:eastAsia="Times New Roman" w:hAnsi="Times New Roman" w:cs="Times New Roman"/>
          <w:b/>
          <w:bCs/>
          <w:i/>
          <w:iCs/>
        </w:rPr>
      </w:pPr>
    </w:p>
    <w:p w14:paraId="3B090AEF" w14:textId="5E4CD2C4" w:rsidR="004C7925" w:rsidRPr="009A1E73" w:rsidRDefault="00000000" w:rsidP="000E1BE3">
      <w:pPr>
        <w:widowControl w:val="0"/>
        <w:spacing w:before="240" w:after="240" w:line="480" w:lineRule="auto"/>
        <w:ind w:left="1440" w:firstLine="720"/>
        <w:jc w:val="both"/>
        <w:rPr>
          <w:rFonts w:ascii="Times New Roman" w:eastAsia="Times New Roman" w:hAnsi="Times New Roman" w:cs="Times New Roman"/>
        </w:rPr>
      </w:pPr>
      <w:r>
        <w:rPr>
          <w:rFonts w:ascii="Times New Roman" w:eastAsia="Times New Roman" w:hAnsi="Times New Roman" w:cs="Times New Roman"/>
          <w:b/>
          <w:bCs/>
          <w:i/>
          <w:iCs/>
        </w:rPr>
        <w:t>Figure 1</w:t>
      </w:r>
      <w:r>
        <w:rPr>
          <w:rFonts w:ascii="Times New Roman" w:eastAsia="Times New Roman" w:hAnsi="Times New Roman" w:cs="Times New Roman"/>
          <w:b/>
          <w:bCs/>
        </w:rPr>
        <w:t>.</w:t>
      </w:r>
      <w:r>
        <w:rPr>
          <w:rFonts w:ascii="Times New Roman" w:eastAsia="Times New Roman" w:hAnsi="Times New Roman" w:cs="Times New Roman"/>
          <w:b/>
          <w:bCs/>
          <w:i/>
          <w:iCs/>
        </w:rPr>
        <w:t xml:space="preserve"> </w:t>
      </w:r>
      <w:r>
        <w:rPr>
          <w:rFonts w:ascii="Times New Roman" w:eastAsia="Times New Roman" w:hAnsi="Times New Roman" w:cs="Times New Roman"/>
          <w:i/>
          <w:iCs/>
        </w:rPr>
        <w:t>The Input-Process-Output (IPO) framework of the study</w:t>
      </w:r>
    </w:p>
    <w:p w14:paraId="64F545C5" w14:textId="318660A5"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Input.</w:t>
      </w:r>
      <w:r>
        <w:rPr>
          <w:rFonts w:ascii="Times New Roman" w:eastAsia="Times New Roman" w:hAnsi="Times New Roman" w:cs="Times New Roman"/>
          <w:sz w:val="24"/>
          <w:szCs w:val="24"/>
        </w:rPr>
        <w:t xml:space="preserve"> The resources and information the study requires: resident, membership, attendance, event-budget, and barangay-inventory data; the functional and non-functional requirements gathered from Barangay Piao staff and residents, including their preferred interface language; and the knowledge, hardware, and software needed to build the system.</w:t>
      </w:r>
    </w:p>
    <w:p w14:paraId="30827354"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lastRenderedPageBreak/>
        <w:t>Process.</w:t>
      </w:r>
      <w:r>
        <w:rPr>
          <w:rFonts w:ascii="Times New Roman" w:eastAsia="Times New Roman" w:hAnsi="Times New Roman" w:cs="Times New Roman"/>
          <w:sz w:val="24"/>
          <w:szCs w:val="24"/>
        </w:rPr>
        <w:t xml:space="preserve"> The development activities: analyzing and designing the system — including the entity-relationship diagram, data flow diagrams, and interface designs for QR code generation, QR code scanning, resident management, membership management, event posting, event budget tracking, notification management, automated post-event feedback collection, barangay inventory management, and the Filipino/Tagalog–Bisaya–English interface — developing the system using the chosen methodology, and testing and evaluating it against the ISO/IEC 25010 quality characteristics of functionality, usability, reliability, security, and efficiency.</w:t>
      </w:r>
    </w:p>
    <w:p w14:paraId="178F326A"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Output.</w:t>
      </w:r>
      <w:r>
        <w:rPr>
          <w:rFonts w:ascii="Times New Roman" w:eastAsia="Times New Roman" w:hAnsi="Times New Roman" w:cs="Times New Roman"/>
          <w:sz w:val="24"/>
          <w:szCs w:val="24"/>
        </w:rPr>
        <w:t xml:space="preserve"> The resulting PiaoConnect: Membership, Attendance, Event, and Resource Management System, a centralized, multilingual platform that automates attendance monitoring, membership tracking, event announcements and budgets, resident feedback collection, barangay inventory records, and report generation for Barangay Piao, Roxas, Zamboanga del Norte.</w:t>
      </w:r>
    </w:p>
    <w:p w14:paraId="6B8DB843"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 feedback loop connects the output back to the process: results from testing and user acceptance evaluation are used to refine the system, consistent with the study's iterative development approach.</w:t>
      </w:r>
    </w:p>
    <w:p w14:paraId="36E2E58A" w14:textId="52EEB0DA" w:rsidR="004C7925" w:rsidRPr="009A1E73" w:rsidRDefault="00000000">
      <w:pPr>
        <w:pStyle w:val="Heading2"/>
        <w:rPr>
          <w:sz w:val="24"/>
          <w:szCs w:val="24"/>
        </w:rPr>
      </w:pPr>
      <w:r>
        <w:rPr>
          <w:sz w:val="24"/>
          <w:szCs w:val="24"/>
        </w:rPr>
        <w:t>Synthesis of the Reviewed Literature and Systems</w:t>
      </w:r>
    </w:p>
    <w:p w14:paraId="398CBB12"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Across the reviewed literature and systems, a consistent pattern emerges: QR code technology is a proven, low-cost way to automate attendance; centralized, web-based databases have already replaced manual logbooks for barangay resident profiling and document issuance in several Philippine barangays; automated notification measurably improves how quickly members receive event information; multilingual access is a documented, unresolved gap in Philippine e-government platforms; and structured feedback surveys are beginning to appear </w:t>
        <w:lastRenderedPageBreak/>
        <w:t>in newer barangay and youth-council systems as a way to support project evaluation.</w:t>
      </w:r>
    </w:p>
    <w:p w14:paraId="66F17681"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Yet no single reviewed system combines QR-based attendance monitoring with resident management, membership tracking, event posting, event budget tracking, notification management, automated post-event feedback, a multilingual interface, barangay inventory management, and printable reporting in one platform built specifically for barangay-level membership and assembly monitoring. This gap is summarized in Table 1.</w:t>
      </w:r>
    </w:p>
    <w:p w14:paraId="585C3251" w14:textId="77777777" w:rsidR="004C7925" w:rsidRPr="009A1E73" w:rsidRDefault="00000000" w:rsidP="00DD22E6">
      <w:pPr>
        <w:widowControl w:val="0"/>
        <w:spacing w:before="240" w:after="240"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Table 1</w:t>
      </w:r>
      <w:r>
        <w:rPr>
          <w:rFonts w:ascii="Times New Roman" w:eastAsia="Times New Roman" w:hAnsi="Times New Roman" w:cs="Times New Roman"/>
          <w:i/>
          <w:iCs/>
          <w:sz w:val="24"/>
          <w:szCs w:val="24"/>
        </w:rPr>
        <w:t xml:space="preserve"> Comparative Matrix of the Reviewed Systems and PiaoConnect's Features</w:t>
      </w:r>
    </w:p>
    <w:tbl>
      <w:tblPr>
        <w:tblStyle w:val="a"/>
        <w:tblW w:w="953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065"/>
        <w:gridCol w:w="720"/>
        <w:gridCol w:w="810"/>
        <w:gridCol w:w="630"/>
        <w:gridCol w:w="630"/>
        <w:gridCol w:w="540"/>
        <w:gridCol w:w="630"/>
        <w:gridCol w:w="630"/>
        <w:gridCol w:w="540"/>
        <w:gridCol w:w="630"/>
        <w:gridCol w:w="540"/>
        <w:gridCol w:w="540"/>
        <w:gridCol w:w="630"/>
      </w:tblGrid>
      <w:tr w:rsidR="004C7925" w:rsidRPr="009A1E73" w14:paraId="65D5B58A" w14:textId="77777777" w:rsidTr="00582039">
        <w:trPr>
          <w:trHeight w:val="1097"/>
        </w:trPr>
        <w:tc>
          <w:tcPr>
            <w:tcW w:w="2065" w:type="dxa"/>
            <w:shd w:val="clear" w:color="auto" w:fill="17365D" w:themeFill="text2" w:themeFillShade="BF"/>
            <w:vAlign w:val="center"/>
          </w:tcPr>
          <w:p w14:paraId="64032624" w14:textId="77777777" w:rsidR="004C7925" w:rsidRPr="009A1E73" w:rsidRDefault="00000000">
            <w:pPr>
              <w:spacing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System</w:t>
            </w:r>
          </w:p>
        </w:tc>
        <w:tc>
          <w:tcPr>
            <w:tcW w:w="720" w:type="dxa"/>
            <w:shd w:val="clear" w:color="auto" w:fill="17365D" w:themeFill="text2" w:themeFillShade="BF"/>
            <w:vAlign w:val="center"/>
          </w:tcPr>
          <w:p w14:paraId="67DB0F50"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QCG</w:t>
            </w:r>
          </w:p>
        </w:tc>
        <w:tc>
          <w:tcPr>
            <w:tcW w:w="810" w:type="dxa"/>
            <w:shd w:val="clear" w:color="auto" w:fill="17365D" w:themeFill="text2" w:themeFillShade="BF"/>
            <w:vAlign w:val="center"/>
          </w:tcPr>
          <w:p w14:paraId="59E760E7"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QCAS</w:t>
            </w:r>
          </w:p>
        </w:tc>
        <w:tc>
          <w:tcPr>
            <w:tcW w:w="630" w:type="dxa"/>
            <w:shd w:val="clear" w:color="auto" w:fill="17365D" w:themeFill="text2" w:themeFillShade="BF"/>
            <w:vAlign w:val="center"/>
          </w:tcPr>
          <w:p w14:paraId="1C7D6CE4"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RM</w:t>
            </w:r>
          </w:p>
        </w:tc>
        <w:tc>
          <w:tcPr>
            <w:tcW w:w="630" w:type="dxa"/>
            <w:shd w:val="clear" w:color="auto" w:fill="17365D" w:themeFill="text2" w:themeFillShade="BF"/>
            <w:vAlign w:val="center"/>
          </w:tcPr>
          <w:p w14:paraId="12C71AAE"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MM</w:t>
            </w:r>
          </w:p>
        </w:tc>
        <w:tc>
          <w:tcPr>
            <w:tcW w:w="540" w:type="dxa"/>
            <w:shd w:val="clear" w:color="auto" w:fill="17365D" w:themeFill="text2" w:themeFillShade="BF"/>
            <w:vAlign w:val="center"/>
          </w:tcPr>
          <w:p w14:paraId="7B57535C"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EP</w:t>
            </w:r>
          </w:p>
        </w:tc>
        <w:tc>
          <w:tcPr>
            <w:tcW w:w="630" w:type="dxa"/>
            <w:shd w:val="clear" w:color="auto" w:fill="17365D" w:themeFill="text2" w:themeFillShade="BF"/>
            <w:vAlign w:val="center"/>
          </w:tcPr>
          <w:p w14:paraId="6025DB91"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NM</w:t>
            </w:r>
          </w:p>
        </w:tc>
        <w:tc>
          <w:tcPr>
            <w:tcW w:w="630" w:type="dxa"/>
            <w:shd w:val="clear" w:color="auto" w:fill="17365D" w:themeFill="text2" w:themeFillShade="BF"/>
            <w:vAlign w:val="center"/>
          </w:tcPr>
          <w:p w14:paraId="2765404A"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AM</w:t>
            </w:r>
          </w:p>
        </w:tc>
        <w:tc>
          <w:tcPr>
            <w:tcW w:w="540" w:type="dxa"/>
            <w:shd w:val="clear" w:color="auto" w:fill="17365D" w:themeFill="text2" w:themeFillShade="BF"/>
            <w:vAlign w:val="center"/>
          </w:tcPr>
          <w:p w14:paraId="72601EF6"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PR</w:t>
            </w:r>
          </w:p>
        </w:tc>
        <w:tc>
          <w:tcPr>
            <w:tcW w:w="630" w:type="dxa"/>
            <w:shd w:val="clear" w:color="auto" w:fill="17365D" w:themeFill="text2" w:themeFillShade="BF"/>
            <w:vAlign w:val="center"/>
          </w:tcPr>
          <w:p w14:paraId="6C90B987"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ML</w:t>
            </w:r>
          </w:p>
        </w:tc>
        <w:tc>
          <w:tcPr>
            <w:tcW w:w="540" w:type="dxa"/>
            <w:shd w:val="clear" w:color="auto" w:fill="17365D" w:themeFill="text2" w:themeFillShade="BF"/>
            <w:vAlign w:val="center"/>
          </w:tcPr>
          <w:p w14:paraId="072A5B1F"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FB</w:t>
            </w:r>
          </w:p>
        </w:tc>
        <w:tc>
          <w:tcPr>
            <w:tcW w:w="540" w:type="dxa"/>
            <w:shd w:val="clear" w:color="auto" w:fill="17365D" w:themeFill="text2" w:themeFillShade="BF"/>
            <w:vAlign w:val="center"/>
          </w:tcPr>
          <w:p w14:paraId="7EF6571A"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BT</w:t>
            </w:r>
          </w:p>
        </w:tc>
        <w:tc>
          <w:tcPr>
            <w:tcW w:w="630" w:type="dxa"/>
            <w:shd w:val="clear" w:color="auto" w:fill="17365D" w:themeFill="text2" w:themeFillShade="BF"/>
            <w:vAlign w:val="center"/>
          </w:tcPr>
          <w:p w14:paraId="4B786C0B" w14:textId="77777777" w:rsidR="004C7925" w:rsidRPr="009A1E73" w:rsidRDefault="00000000">
            <w:pPr>
              <w:spacing w:after="200" w:line="480" w:lineRule="auto"/>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INV</w:t>
            </w:r>
          </w:p>
        </w:tc>
      </w:tr>
      <w:tr w:rsidR="004C7925" w:rsidRPr="009A1E73" w14:paraId="0BB2F7FD" w14:textId="77777777" w:rsidTr="00582039">
        <w:trPr>
          <w:trHeight w:val="690"/>
        </w:trPr>
        <w:tc>
          <w:tcPr>
            <w:tcW w:w="2065" w:type="dxa"/>
            <w:vAlign w:val="center"/>
          </w:tcPr>
          <w:p w14:paraId="52A25D47"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QR Code-Based Attendance System for education settings [4]</w:t>
            </w:r>
          </w:p>
        </w:tc>
        <w:tc>
          <w:tcPr>
            <w:tcW w:w="720" w:type="dxa"/>
            <w:vAlign w:val="center"/>
          </w:tcPr>
          <w:p w14:paraId="39E1471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1270C5C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B5F176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A120DF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1AF332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94AE26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8DD0F0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23951B3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A42BB6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D1BC91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DFD4D9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9959CF3"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0A706C83" w14:textId="77777777" w:rsidTr="00582039">
        <w:trPr>
          <w:trHeight w:val="580"/>
        </w:trPr>
        <w:tc>
          <w:tcPr>
            <w:tcW w:w="2065" w:type="dxa"/>
            <w:vAlign w:val="center"/>
          </w:tcPr>
          <w:p w14:paraId="6BE052FD"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Web-Based Resident Information Management System [7]</w:t>
            </w:r>
          </w:p>
        </w:tc>
        <w:tc>
          <w:tcPr>
            <w:tcW w:w="720" w:type="dxa"/>
            <w:vAlign w:val="center"/>
          </w:tcPr>
          <w:p w14:paraId="17DCA8F3"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074A41A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6C47EA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7B3C8DB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D164BC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B66BD8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F81DDE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6429C18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0F31CB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79A1277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3673E6A9"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764A09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2DCA58B2" w14:textId="77777777" w:rsidTr="00582039">
        <w:trPr>
          <w:trHeight w:val="685"/>
        </w:trPr>
        <w:tc>
          <w:tcPr>
            <w:tcW w:w="2065" w:type="dxa"/>
            <w:vAlign w:val="center"/>
          </w:tcPr>
          <w:p w14:paraId="15FF99E9"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Web-Based Barangay Profiling and Issuance System [8]</w:t>
            </w:r>
          </w:p>
        </w:tc>
        <w:tc>
          <w:tcPr>
            <w:tcW w:w="720" w:type="dxa"/>
            <w:vAlign w:val="center"/>
          </w:tcPr>
          <w:p w14:paraId="09C03B9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2EBACF5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FB050D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A1ADA1E"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332E94B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D0B952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06507B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EE64443"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2D5821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3EBF48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E10F94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C36CFB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69ED85D7" w14:textId="77777777" w:rsidTr="00582039">
        <w:trPr>
          <w:trHeight w:val="565"/>
        </w:trPr>
        <w:tc>
          <w:tcPr>
            <w:tcW w:w="2065" w:type="dxa"/>
            <w:vAlign w:val="center"/>
          </w:tcPr>
          <w:p w14:paraId="46B982A0"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BarangayConnect Web-Based Information Portal [9]</w:t>
            </w:r>
          </w:p>
        </w:tc>
        <w:tc>
          <w:tcPr>
            <w:tcW w:w="720" w:type="dxa"/>
            <w:vAlign w:val="center"/>
          </w:tcPr>
          <w:p w14:paraId="55D5056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683DDD25"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859B746"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4D8C25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AA32E49"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1337B5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F0F83C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413E8A6F"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7519FF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31727FD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09EAB3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21BA74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214BD8E5" w14:textId="77777777" w:rsidTr="00582039">
        <w:tc>
          <w:tcPr>
            <w:tcW w:w="2065" w:type="dxa"/>
            <w:vAlign w:val="center"/>
          </w:tcPr>
          <w:p w14:paraId="58347FA4"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Event Management System with SMS Notification [10]</w:t>
            </w:r>
          </w:p>
        </w:tc>
        <w:tc>
          <w:tcPr>
            <w:tcW w:w="720" w:type="dxa"/>
            <w:vAlign w:val="center"/>
          </w:tcPr>
          <w:p w14:paraId="71119E0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4BE9530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12237F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8CAAA9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1FF6037"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D1ACD09"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4838AECF"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4197123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BA1B73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65FEBBE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787A8D16"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08389D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4E368939" w14:textId="77777777" w:rsidTr="00582039">
        <w:tc>
          <w:tcPr>
            <w:tcW w:w="2065" w:type="dxa"/>
            <w:vAlign w:val="center"/>
          </w:tcPr>
          <w:p w14:paraId="75CC9038"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Kabataan-Konek: Barangay Web-Based Youth Info. System [12]</w:t>
            </w:r>
          </w:p>
        </w:tc>
        <w:tc>
          <w:tcPr>
            <w:tcW w:w="720" w:type="dxa"/>
            <w:vAlign w:val="center"/>
          </w:tcPr>
          <w:p w14:paraId="43C5BC0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13CBA3A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652E7B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590E08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2017A1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DB5E4A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2610BC46"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6B137D5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5BCE12D"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A17626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0E25CD5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B43AC5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r w:rsidR="004C7925" w:rsidRPr="009A1E73" w14:paraId="1F16419C" w14:textId="77777777" w:rsidTr="00582039">
        <w:tc>
          <w:tcPr>
            <w:tcW w:w="2065" w:type="dxa"/>
            <w:vAlign w:val="center"/>
          </w:tcPr>
          <w:p w14:paraId="1D3B3BD5" w14:textId="77777777" w:rsidR="004C7925" w:rsidRPr="009A1E73" w:rsidRDefault="00000000">
            <w:pPr>
              <w:spacing w:line="240" w:lineRule="auto"/>
              <w:rPr>
                <w:rFonts w:ascii="Times New Roman" w:eastAsia="Times New Roman" w:hAnsi="Times New Roman" w:cs="Times New Roman"/>
              </w:rPr>
            </w:pPr>
            <w:r>
              <w:rPr>
                <w:rFonts w:ascii="Times New Roman" w:eastAsia="Times New Roman" w:hAnsi="Times New Roman" w:cs="Times New Roman"/>
              </w:rPr>
              <w:t>PiaoConnect (Proposed System)</w:t>
            </w:r>
          </w:p>
        </w:tc>
        <w:tc>
          <w:tcPr>
            <w:tcW w:w="720" w:type="dxa"/>
            <w:vAlign w:val="center"/>
          </w:tcPr>
          <w:p w14:paraId="047311FB"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810" w:type="dxa"/>
            <w:vAlign w:val="center"/>
          </w:tcPr>
          <w:p w14:paraId="4D85751E"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13EADCD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425D408"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2A4400CA"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0DDEFC9C"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3E8D9B21"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59850C2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602FA209"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E680EC2"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540" w:type="dxa"/>
            <w:vAlign w:val="center"/>
          </w:tcPr>
          <w:p w14:paraId="190AFA00"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c>
          <w:tcPr>
            <w:tcW w:w="630" w:type="dxa"/>
            <w:vAlign w:val="center"/>
          </w:tcPr>
          <w:p w14:paraId="55259D74" w14:textId="77777777" w:rsidR="004C7925" w:rsidRPr="009A1E73" w:rsidRDefault="00000000">
            <w:pPr>
              <w:spacing w:line="240" w:lineRule="auto"/>
              <w:jc w:val="center"/>
              <w:rPr>
                <w:rFonts w:ascii="Times New Roman" w:eastAsia="Times New Roman" w:hAnsi="Times New Roman" w:cs="Times New Roman"/>
              </w:rPr>
            </w:pPr>
            <w:r>
              <w:rPr>
                <w:rFonts w:ascii="Segoe UI Symbol" w:eastAsia="Arial Unicode MS" w:hAnsi="Segoe UI Symbol" w:cs="Segoe UI Symbol"/>
              </w:rPr>
              <w:t>✓</w:t>
            </w:r>
          </w:p>
        </w:tc>
      </w:tr>
    </w:tbl>
    <w:p w14:paraId="33DFC8AD" w14:textId="77777777" w:rsidR="004C7925" w:rsidRPr="009A1E73" w:rsidRDefault="004C7925">
      <w:pPr>
        <w:spacing w:after="240" w:line="480" w:lineRule="auto"/>
        <w:rPr>
          <w:rFonts w:ascii="Times New Roman" w:hAnsi="Times New Roman" w:cs="Times New Roman"/>
          <w:sz w:val="24"/>
          <w:szCs w:val="24"/>
        </w:rPr>
      </w:pPr>
    </w:p>
    <w:p w14:paraId="4E8AC98F" w14:textId="77777777" w:rsidR="0019005B" w:rsidRPr="009A1E73" w:rsidRDefault="0019005B">
      <w:pPr>
        <w:widowControl w:val="0"/>
        <w:spacing w:before="240" w:after="240" w:line="480" w:lineRule="auto"/>
        <w:jc w:val="both"/>
        <w:rPr>
          <w:rFonts w:ascii="Times New Roman" w:eastAsia="Times New Roman" w:hAnsi="Times New Roman" w:cs="Times New Roman"/>
          <w:i/>
          <w:iCs/>
        </w:rPr>
      </w:pPr>
    </w:p>
    <w:p w14:paraId="2B2267DF" w14:textId="0678420E"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lastRenderedPageBreak/>
        <w:t xml:space="preserve">Legend: </w:t>
      </w:r>
    </w:p>
    <w:p w14:paraId="61F79360"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Segoe UI Symbol" w:eastAsia="Arial Unicode MS" w:hAnsi="Segoe UI Symbol" w:cs="Segoe UI Symbol"/>
          <w:i/>
          <w:iCs/>
          <w:sz w:val="20"/>
          <w:szCs w:val="20"/>
        </w:rPr>
        <w:t>✓</w:t>
      </w:r>
      <w:r>
        <w:rPr>
          <w:rFonts w:ascii="Times New Roman" w:eastAsia="Arial Unicode MS" w:hAnsi="Times New Roman" w:cs="Times New Roman"/>
          <w:i/>
          <w:iCs/>
          <w:sz w:val="20"/>
          <w:szCs w:val="20"/>
        </w:rPr>
        <w:t xml:space="preserve"> feature present in the reviewed system; </w:t>
      </w:r>
    </w:p>
    <w:p w14:paraId="71DDC102"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Segoe UI Symbol" w:eastAsia="Arial Unicode MS" w:hAnsi="Segoe UI Symbol" w:cs="Segoe UI Symbol"/>
          <w:i/>
          <w:iCs/>
          <w:sz w:val="20"/>
          <w:szCs w:val="20"/>
        </w:rPr>
        <w:t>✗</w:t>
      </w:r>
      <w:r>
        <w:rPr>
          <w:rFonts w:ascii="Times New Roman" w:eastAsia="Arial Unicode MS" w:hAnsi="Times New Roman" w:cs="Times New Roman"/>
          <w:i/>
          <w:iCs/>
          <w:sz w:val="20"/>
          <w:szCs w:val="20"/>
        </w:rPr>
        <w:t xml:space="preserve"> feature absent (gap addressed by PiaoConnect).</w:t>
      </w:r>
    </w:p>
    <w:p w14:paraId="63426296"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Acronyms: </w:t>
      </w:r>
    </w:p>
    <w:p w14:paraId="04CCEDE3"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QCG → QR Code Generation</w:t>
      </w:r>
    </w:p>
    <w:p w14:paraId="44CEC554"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QCAS → QR Code Attendance Scanning</w:t>
      </w:r>
    </w:p>
    <w:p w14:paraId="4B74F345"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 xml:space="preserve">RM → Resident Management </w:t>
      </w:r>
    </w:p>
    <w:p w14:paraId="60A56A0B"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MM → Membership Management</w:t>
      </w:r>
    </w:p>
    <w:p w14:paraId="44E208E1"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EP → Event Posting</w:t>
      </w:r>
    </w:p>
    <w:p w14:paraId="2E7B7442"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NM → Notification Management</w:t>
      </w:r>
    </w:p>
    <w:p w14:paraId="5127DD9E"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AM → Attendance Monitoring</w:t>
      </w:r>
    </w:p>
    <w:p w14:paraId="016DE7D8"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PR → Printable Reports</w:t>
      </w:r>
    </w:p>
    <w:p w14:paraId="7063FD17"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ML → Multi-language Interface</w:t>
      </w:r>
    </w:p>
    <w:p w14:paraId="46F16154"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FB → Automated Feedback</w:t>
      </w:r>
    </w:p>
    <w:p w14:paraId="352FB034"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BT → Event Budget Tracking</w:t>
      </w:r>
    </w:p>
    <w:p w14:paraId="018788D2" w14:textId="77777777" w:rsidR="004C7925" w:rsidRPr="009A1E73" w:rsidRDefault="00000000">
      <w:pPr>
        <w:widowControl w:val="0"/>
        <w:spacing w:before="240" w:after="240" w:line="480" w:lineRule="auto"/>
        <w:jc w:val="both"/>
        <w:rPr>
          <w:rFonts w:ascii="Times New Roman" w:eastAsia="Times New Roman" w:hAnsi="Times New Roman" w:cs="Times New Roman"/>
          <w:i/>
          <w:iCs/>
          <w:sz w:val="20"/>
          <w:szCs w:val="20"/>
        </w:rPr>
      </w:pPr>
      <w:r>
        <w:rPr>
          <w:rFonts w:ascii="Times New Roman" w:eastAsia="Cardo" w:hAnsi="Times New Roman" w:cs="Times New Roman"/>
          <w:i/>
          <w:iCs/>
          <w:sz w:val="20"/>
          <w:szCs w:val="20"/>
        </w:rPr>
        <w:t xml:space="preserve"> INV → Barangay Inventory Management</w:t>
      </w:r>
    </w:p>
    <w:p w14:paraId="4798902B"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As Table 1 shows, each existing system addresses only part of the problem: QR-based attendance systems handle scanning but not resident or membership data; barangay resident and profiling systems handle records but not attendance or events; the SMS-based event system handles notification but nothing else; and the most recent youth-council system adds structured </w:t>
        <w:lastRenderedPageBreak/>
        <w:t>feedback but not event-level attendance, budgeting, or a multilingual interface. PiaoConnect is positioned to fill this gap by combining QR code generation, QR code attendance scanning, resident management, membership management, event posting, event budget tracking, notification management, attendance monitoring, automated post-event feedback, a multilingual interface, barangay inventory management, and printable reports into a single centralized system built for Barangay Piao, Roxas, Zamboanga del Norte.</w:t>
      </w:r>
    </w:p>
    <w:p w14:paraId="06B754E9" w14:textId="77777777" w:rsidR="00D04F4F" w:rsidRPr="009A1E73" w:rsidRDefault="00D04F4F">
      <w:pPr>
        <w:widowControl w:val="0"/>
        <w:spacing w:before="240" w:after="240" w:line="480" w:lineRule="auto"/>
        <w:ind w:firstLine="720"/>
        <w:jc w:val="both"/>
        <w:rPr>
          <w:rFonts w:ascii="Times New Roman" w:eastAsia="Times New Roman" w:hAnsi="Times New Roman" w:cs="Times New Roman"/>
          <w:sz w:val="24"/>
          <w:szCs w:val="24"/>
        </w:rPr>
      </w:pPr>
    </w:p>
    <w:p w14:paraId="5576AB93" w14:textId="77777777" w:rsidR="00D04F4F" w:rsidRPr="009A1E73" w:rsidRDefault="00D04F4F">
      <w:pPr>
        <w:widowControl w:val="0"/>
        <w:spacing w:before="240" w:after="240" w:line="480" w:lineRule="auto"/>
        <w:ind w:firstLine="720"/>
        <w:jc w:val="both"/>
        <w:rPr>
          <w:rFonts w:ascii="Times New Roman" w:eastAsia="Times New Roman" w:hAnsi="Times New Roman" w:cs="Times New Roman"/>
          <w:sz w:val="24"/>
          <w:szCs w:val="24"/>
        </w:rPr>
      </w:pPr>
    </w:p>
    <w:p w14:paraId="703F946F" w14:textId="77777777" w:rsidR="00D04F4F" w:rsidRPr="009A1E73" w:rsidRDefault="00D04F4F">
      <w:pPr>
        <w:widowControl w:val="0"/>
        <w:spacing w:before="240" w:after="240" w:line="480" w:lineRule="auto"/>
        <w:ind w:firstLine="720"/>
        <w:jc w:val="both"/>
        <w:rPr>
          <w:rFonts w:ascii="Times New Roman" w:eastAsia="Times New Roman" w:hAnsi="Times New Roman" w:cs="Times New Roman"/>
          <w:sz w:val="24"/>
          <w:szCs w:val="24"/>
        </w:rPr>
      </w:pPr>
    </w:p>
    <w:p w14:paraId="25D34F91"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8A60105"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CC3727D"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16F0CE7"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438F5425"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48D9E1D"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2F167E23"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33A399E6" w14:textId="77777777"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p>
    <w:p w14:paraId="7C66FA9A" w14:textId="15A8D49E" w:rsidR="0019005B" w:rsidRPr="009A1E73" w:rsidRDefault="0019005B">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2DF9E15" w14:textId="77777777" w:rsidR="004C7925" w:rsidRPr="009A1E73" w:rsidRDefault="00000000">
      <w:pPr>
        <w:pStyle w:val="Heading2"/>
        <w:rPr>
          <w:sz w:val="24"/>
          <w:szCs w:val="24"/>
        </w:rPr>
      </w:pPr>
      <w:r>
        <w:rPr>
          <w:sz w:val="24"/>
          <w:szCs w:val="24"/>
        </w:rPr>
        <w:lastRenderedPageBreak/>
        <w:t>Annotated Bibliography</w:t>
      </w:r>
    </w:p>
    <w:p w14:paraId="17C0767B" w14:textId="77777777" w:rsidR="004C7925" w:rsidRPr="009A1E73" w:rsidRDefault="00000000">
      <w:pPr>
        <w:widowControl w:val="0"/>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The following annotated bibliography lists each literature reviewed in IEEE citation style, together with its currency (years since publication, relative to 2026) and the specific research gap it leaves that PiaoConnect addresses.</w:t>
      </w:r>
    </w:p>
    <w:p w14:paraId="4D8E00E8"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R. P. Bringula, M. A. D. Vale, J. A. Napolis, F. P. Oliva, and D. J. T. De La Serna, “E-Barangay: A framework for a web-based system for local communities and its usability,” </w:t>
      </w:r>
      <w:r>
        <w:rPr>
          <w:rFonts w:ascii="Times New Roman" w:eastAsia="Times New Roman" w:hAnsi="Times New Roman" w:cs="Times New Roman"/>
          <w:i/>
          <w:iCs/>
          <w:sz w:val="24"/>
          <w:szCs w:val="24"/>
        </w:rPr>
        <w:t>Procedia Comput. Sci</w:t>
      </w:r>
      <w:r>
        <w:rPr>
          <w:rFonts w:ascii="Times New Roman" w:eastAsia="Times New Roman" w:hAnsi="Times New Roman" w:cs="Times New Roman"/>
          <w:sz w:val="24"/>
          <w:szCs w:val="24"/>
        </w:rPr>
        <w:t>., vol. 197, pp. 573–580, 2022. Currency: 4 years (published 2022). This study proposed a web-based e-governance framework for local communities, evaluated for usability, to support record management and public announcements. Gap: the framework addresses general community record-keeping and usability at a conceptual level; it does not include QR-based attendance monitoring, membership-group tracking, or the event/notification module PiaoConnect implements.</w:t>
      </w:r>
    </w:p>
    <w:p w14:paraId="5BC5B546"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[2] J. T. Aliling, B. B. Santa Ana, and K. T. Soberano, “Digitalizing governance: A transformation on the processes of one community in the Philippines,” </w:t>
      </w:r>
      <w:r>
        <w:rPr>
          <w:rFonts w:ascii="Times New Roman" w:eastAsia="Times New Roman" w:hAnsi="Times New Roman" w:cs="Times New Roman"/>
          <w:i/>
          <w:iCs/>
          <w:sz w:val="24"/>
          <w:szCs w:val="24"/>
        </w:rPr>
        <w:t>Zenodo</w:t>
      </w:r>
      <w:r>
        <w:rPr>
          <w:rFonts w:ascii="Times New Roman" w:eastAsia="Times New Roman" w:hAnsi="Times New Roman" w:cs="Times New Roman"/>
          <w:sz w:val="24"/>
          <w:szCs w:val="24"/>
        </w:rPr>
        <w:t>, 2025. Currency: less than 1 year (published 2025), the most recent source reviewed at the time it was added. This study examined how digitalizing administrative processes improved the efficiency, accessibility, and reliability of services in a Philippine community. Gap: the study evaluates governance digitalization at a general, process-transformation level and does not itself implement or evaluate a QR-based attendance mechanism, membership module, or event-notification feature.</w:t>
      </w:r>
    </w:p>
    <w:p w14:paraId="4AC814F9"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 J. B. Agripa and S. F. Astillero, “Development of employee attendance and management system using quick response (QR) code in Sorsogon State University,” </w:t>
      </w:r>
      <w:r>
        <w:rPr>
          <w:rFonts w:ascii="Times New Roman" w:eastAsia="Times New Roman" w:hAnsi="Times New Roman" w:cs="Times New Roman"/>
          <w:i/>
          <w:iCs/>
          <w:sz w:val="24"/>
          <w:szCs w:val="24"/>
        </w:rPr>
        <w:t>Eur. J. Educ. Stud.</w:t>
      </w:r>
      <w:r>
        <w:rPr>
          <w:rFonts w:ascii="Times New Roman" w:eastAsia="Times New Roman" w:hAnsi="Times New Roman" w:cs="Times New Roman"/>
          <w:sz w:val="24"/>
          <w:szCs w:val="24"/>
        </w:rPr>
        <w:t xml:space="preserve">, vol. 9, no. 7, pp. 345–361, 2022. Currency: 4 years (published 2022). This study </w:t>
        <w:lastRenderedPageBreak/>
        <w:t>automated employee attendance at a state university using QR code generation and scanning, reporting improved accuracy, speed, and reliability over manual sign-in sheets. Gap: the system is scoped to institutional employee attendance and does not extend to resident profiling, membership tracking, event posting, or notification management — the additional modules PiaoConnect provides for a barangay setting.</w:t>
      </w:r>
    </w:p>
    <w:p w14:paraId="78D9666D"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S. Raut, P. Bhure, P. Bariye, A. Nandeshwar, and J. Adhikari, “QR code-based attendance system,” </w:t>
      </w:r>
      <w:r>
        <w:rPr>
          <w:rFonts w:ascii="Times New Roman" w:eastAsia="Times New Roman" w:hAnsi="Times New Roman" w:cs="Times New Roman"/>
          <w:i/>
          <w:iCs/>
          <w:sz w:val="24"/>
          <w:szCs w:val="24"/>
        </w:rPr>
        <w:t>Int. Res. J. Modernization Eng. Technol. Sci.</w:t>
      </w:r>
      <w:r>
        <w:rPr>
          <w:rFonts w:ascii="Times New Roman" w:eastAsia="Times New Roman" w:hAnsi="Times New Roman" w:cs="Times New Roman"/>
          <w:sz w:val="24"/>
          <w:szCs w:val="24"/>
        </w:rPr>
        <w:t>, vol. 5, no. 6, pp. 425–429, Jun. 2023. Currency: 3 years (published 2023). This study developed a QR code generator, scanner, and database to automate classroom attendance, reporting improved cost, speed, and security over biometric and manual methods. Gap: the system is confined to attendance logging in an educational setting and includes no resident profiling, membership tracking, event posting, or notification features — the components PiaoConnect adds for a barangay context.</w:t>
      </w:r>
    </w:p>
    <w:p w14:paraId="473B58DC"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S. Pati, S. Bhanja, A. Majumder, S. Sahu, S. Banerjee, and G. Sen, “A novel QR code based smart attendance tracking system,” in </w:t>
      </w:r>
      <w:r>
        <w:rPr>
          <w:rFonts w:ascii="Times New Roman" w:eastAsia="Times New Roman" w:hAnsi="Times New Roman" w:cs="Times New Roman"/>
          <w:i/>
          <w:iCs/>
          <w:sz w:val="24"/>
          <w:szCs w:val="24"/>
        </w:rPr>
        <w:t>Proc. 2023 7th Int. Conf. Electron., Mater. Eng. Nano-Technol. (IEMENTech),</w:t>
      </w:r>
      <w:r>
        <w:rPr>
          <w:rFonts w:ascii="Times New Roman" w:eastAsia="Times New Roman" w:hAnsi="Times New Roman" w:cs="Times New Roman"/>
          <w:sz w:val="24"/>
          <w:szCs w:val="24"/>
        </w:rPr>
        <w:t xml:space="preserve"> 2023. Currency: 3 years (published 2023). This IEEE conference paper presented a QR-based smart attendance tracking mechanism to reduce the time and error associated with manual sign-in sheets. Gap: like similar QR studies, it treats attendance as a standalone function and does not integrate resident or membership records, so it cannot on its own manage a barangay's broader monitoring needs.</w:t>
      </w:r>
    </w:p>
    <w:p w14:paraId="4ACCD41A"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F. Y. Chowdhury, “Implementation of attendance management system utilizing fingerprint, QR code, and GPS technology in educational institutions,” </w:t>
      </w:r>
      <w:r>
        <w:rPr>
          <w:rFonts w:ascii="Times New Roman" w:eastAsia="Times New Roman" w:hAnsi="Times New Roman" w:cs="Times New Roman"/>
          <w:i/>
          <w:iCs/>
          <w:sz w:val="24"/>
          <w:szCs w:val="24"/>
        </w:rPr>
        <w:t>Int. J. Sci. Res. (IJSR)</w:t>
      </w:r>
      <w:r>
        <w:rPr>
          <w:rFonts w:ascii="Times New Roman" w:eastAsia="Times New Roman" w:hAnsi="Times New Roman" w:cs="Times New Roman"/>
          <w:sz w:val="24"/>
          <w:szCs w:val="24"/>
        </w:rPr>
        <w:t xml:space="preserve">, vol. 12, no. 9, pp. 2016–2019, 2023. Currency: 3 years (published 2023). This study </w:t>
        <w:lastRenderedPageBreak/>
        <w:t>combined fingerprint, QR code, and GPS verification to strengthen identity and location confirmation during attendance recording. Gap: the multimodal approach adds verification strength but still does not extend to membership management, event posting, or notification, and its added hardware/GPS requirement is heavier than what a barangay-level deployment needs.</w:t>
      </w:r>
    </w:p>
    <w:p w14:paraId="2EF1BDAB"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U. M. Melendres and K. M. Aranda, “Development and evaluation of a web-based resident information management system,” </w:t>
      </w:r>
      <w:r>
        <w:rPr>
          <w:rFonts w:ascii="Times New Roman" w:eastAsia="Times New Roman" w:hAnsi="Times New Roman" w:cs="Times New Roman"/>
          <w:i/>
          <w:iCs/>
          <w:sz w:val="24"/>
          <w:szCs w:val="24"/>
        </w:rPr>
        <w:t>J. Comput. Softw. Program</w:t>
      </w:r>
      <w:r>
        <w:rPr>
          <w:rFonts w:ascii="Times New Roman" w:eastAsia="Times New Roman" w:hAnsi="Times New Roman" w:cs="Times New Roman"/>
          <w:sz w:val="24"/>
          <w:szCs w:val="24"/>
        </w:rPr>
        <w:t>, vol. 1, no. 1, pp. 14–22, 2024. Currency: 2 years (published 2024). Using the Rapid Application Development model, this study built a resident information system evaluated favorably across six ISO/IEC 25010 criteria (mean ratings 3.42–3.62). Gap: the system centralizes resident profiles and document requests and uses QR codes only for account login, not for attendance; it does not track membership groups, post events, or monitor attendance at barangay activities.</w:t>
      </w:r>
    </w:p>
    <w:p w14:paraId="0B0602E5"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M. J. G. Ballaran, M. J. M. Donaire, R. M. Singzon, S. M. Naz, D. V. Tanael, and C. J. Centeno, “Development and evaluation of web-based barangay profiling and issuance system using regression analysis,” </w:t>
      </w:r>
      <w:r>
        <w:rPr>
          <w:rFonts w:ascii="Times New Roman" w:eastAsia="Times New Roman" w:hAnsi="Times New Roman" w:cs="Times New Roman"/>
          <w:i/>
          <w:iCs/>
          <w:sz w:val="24"/>
          <w:szCs w:val="24"/>
        </w:rPr>
        <w:t>World J. Adv. Res. Rev.</w:t>
      </w:r>
      <w:r>
        <w:rPr>
          <w:rFonts w:ascii="Times New Roman" w:eastAsia="Times New Roman" w:hAnsi="Times New Roman" w:cs="Times New Roman"/>
          <w:sz w:val="24"/>
          <w:szCs w:val="24"/>
        </w:rPr>
        <w:t>, vol. 20, no. 3, pp. 060–072, 2023. Currency: 3 years (published 2023). This study centralized resident profiling and automated certificate and permit issuance, evaluated positively across ISO/IEC 25010 sub-characteristics (means of 4.71–4.79). Gap: the system's scope is profiling and document issuance; it does not include attendance monitoring, QR-based scanning, membership management, or event and notification features.</w:t>
      </w:r>
    </w:p>
    <w:p w14:paraId="00A9C065"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J. V. Enaño, K. P. Natividad, D. R. Pantoja, F. C. D. Ebi, J. V. Bautista, and D. Cura, “BarangayConnect: A web-based information portal for resident data, administrative services, and community records using data analytics and linear regression algorithms,” </w:t>
      </w:r>
      <w:r>
        <w:rPr>
          <w:rFonts w:ascii="Times New Roman" w:eastAsia="Times New Roman" w:hAnsi="Times New Roman" w:cs="Times New Roman"/>
          <w:i/>
          <w:iCs/>
          <w:sz w:val="24"/>
          <w:szCs w:val="24"/>
        </w:rPr>
        <w:lastRenderedPageBreak/>
        <w:t>Int. J. Res. Innov. Soc. Sci.</w:t>
      </w:r>
      <w:r>
        <w:rPr>
          <w:rFonts w:ascii="Times New Roman" w:eastAsia="Times New Roman" w:hAnsi="Times New Roman" w:cs="Times New Roman"/>
          <w:sz w:val="24"/>
          <w:szCs w:val="24"/>
        </w:rPr>
        <w:t>, vol. 9, no. 10, pp. 1485–1497, Nov. 2025. Currency: less than 1 year (published November 2025). BarangayConnect centralizes resident data, automates document requests, and uses regression analysis to forecast service demand, with an overall mean acceptability rating of 3.0 (Agree). Gap: despite its recency and predictive analytics component, the system still does not provide QR-based attendance scanning, membership tracking, or event/notification management.</w:t>
      </w:r>
    </w:p>
    <w:p w14:paraId="0B4694D2"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F. M. Reyes, M. A. Abdulgani, M. F. Aliuden, J. M. Mantikayan, T. S. Guiamalon, S. G. Dilna, H. A. Mohamad, and S. Z. D. Nawal, “Event management system with SMS notification for Mindanao People's Care Foundation, Inc.,” </w:t>
      </w:r>
      <w:r>
        <w:rPr>
          <w:rFonts w:ascii="Times New Roman" w:eastAsia="Times New Roman" w:hAnsi="Times New Roman" w:cs="Times New Roman"/>
          <w:i/>
          <w:iCs/>
          <w:sz w:val="24"/>
          <w:szCs w:val="24"/>
        </w:rPr>
        <w:t xml:space="preserve">Psychol. Educ.: Multidiscip. J., </w:t>
      </w:r>
      <w:r>
        <w:rPr>
          <w:rFonts w:ascii="Times New Roman" w:eastAsia="Times New Roman" w:hAnsi="Times New Roman" w:cs="Times New Roman"/>
          <w:sz w:val="24"/>
          <w:szCs w:val="24"/>
        </w:rPr>
        <w:t>vol. 3, no. 7, pp. 600–609, 2022. Currency: 4 years (published 2022). This system automated the sending of SMS event and meeting announcements to an organization's members, and was rated favorably (grand mean 3.94) for function and reliability, working even without an internet connection. Gap: the system notifies members of events but does not manage resident records, membership status, or attendance, so it cannot verify or monitor who actually attended the events it announces.</w:t>
      </w:r>
    </w:p>
    <w:p w14:paraId="2DC803A0" w14:textId="77777777" w:rsidR="004C7925" w:rsidRPr="009A1E73" w:rsidRDefault="00000000">
      <w:pPr>
        <w:widowControl w:val="0"/>
        <w:spacing w:before="240" w:after="240" w:line="480" w:lineRule="auto"/>
        <w:ind w:left="720" w:hanging="720"/>
        <w:jc w:val="both"/>
        <w:rPr>
          <w:rFonts w:ascii="Times New Roman" w:hAnsi="Times New Roman" w:cs="Times New Roman"/>
          <w:sz w:val="24"/>
          <w:szCs w:val="24"/>
        </w:rPr>
      </w:pPr>
      <w:r>
        <w:rPr>
          <w:rFonts w:ascii="Times New Roman" w:eastAsia="Times New Roman" w:hAnsi="Times New Roman" w:cs="Times New Roman"/>
          <w:sz w:val="24"/>
          <w:szCs w:val="24"/>
        </w:rPr>
        <w:t xml:space="preserve">[11] G. P. Concepcion, “Language choice in Philippine government websites: Sociolinguistic issues and implications,” </w:t>
      </w:r>
      <w:r>
        <w:rPr>
          <w:rFonts w:ascii="Times New Roman" w:eastAsia="Times New Roman" w:hAnsi="Times New Roman" w:cs="Times New Roman"/>
          <w:i/>
          <w:iCs/>
          <w:sz w:val="24"/>
          <w:szCs w:val="24"/>
        </w:rPr>
        <w:t>SUVANNABHUMI</w:t>
      </w:r>
      <w:r>
        <w:rPr>
          <w:rFonts w:ascii="Times New Roman" w:eastAsia="Times New Roman" w:hAnsi="Times New Roman" w:cs="Times New Roman"/>
          <w:sz w:val="24"/>
          <w:szCs w:val="24"/>
        </w:rPr>
        <w:t xml:space="preserve">, vol. 13, no. 1, pp. 35–64, Jan. 2021. Currency: 5 years (published 2021). This study analyzed language use across 235 Philippine government websites and found English overwhelmingly dominant, with Filipino and regional languages such as Bisaya minimally used, mostly outside of core service transactions; it proposes a tripartite English-Filipino-regional-language approach to improve accessibility. Gap: the study examines existing government websites rather than proposing or evaluating a specific system; it provides the sociolinguistic rationale for, but not a working precedent of, the multilingual interface </w:t>
        <w:lastRenderedPageBreak/>
        <w:t>PiaoConnect implements.</w:t>
      </w:r>
    </w:p>
    <w:p w14:paraId="6D3FCD1A" w14:textId="77777777" w:rsidR="004C7925" w:rsidRPr="009A1E73" w:rsidRDefault="00000000">
      <w:pPr>
        <w:widowControl w:val="0"/>
        <w:spacing w:before="240" w:after="240" w:line="480" w:lineRule="auto"/>
        <w:ind w:left="720" w:hanging="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B. A. Anggoto, C. G. Gonzaga, T. J. S. Varona, and P. C. Encarnacion, “Kabataan-Konek: A barangay web-based youth information management system with data analytics,” </w:t>
      </w:r>
      <w:r>
        <w:rPr>
          <w:rFonts w:ascii="Times New Roman" w:eastAsia="Times New Roman" w:hAnsi="Times New Roman" w:cs="Times New Roman"/>
          <w:i/>
          <w:iCs/>
          <w:sz w:val="24"/>
          <w:szCs w:val="24"/>
        </w:rPr>
        <w:t>Int. J. Sci. Appl. Inf. Technol.</w:t>
      </w:r>
      <w:r>
        <w:rPr>
          <w:rFonts w:ascii="Times New Roman" w:eastAsia="Times New Roman" w:hAnsi="Times New Roman" w:cs="Times New Roman"/>
          <w:sz w:val="24"/>
          <w:szCs w:val="24"/>
        </w:rPr>
        <w:t>, vol. 14, no. 3, pp. 27–30, May–Jun. 2025. Currency: less than 1 year (published 2025), the most recent source reviewed. This study developed a web-based youth information system for a Sangguniang Kabataan council that included survey tools for project monitoring and evaluation alongside QR-based clearance issuance, scoring a 95.63% average across ISO/IEC 25010 criteria. Gap: its QR code use is limited to clearance authentication rather than event attendance scanning, and it does not include a membership module, event budgeting, or a multilingual interface; it is, however, the closest precedent found for PiaoConnect's automated feedback module.</w:t>
      </w:r>
    </w:p>
    <w:p w14:paraId="43AC5AF0" w14:textId="77777777" w:rsidR="004C7925" w:rsidRPr="009A1E73" w:rsidRDefault="004C7925">
      <w:pPr>
        <w:rPr>
          <w:rFonts w:ascii="Times New Roman" w:hAnsi="Times New Roman" w:cs="Times New Roman"/>
          <w:sz w:val="24"/>
          <w:szCs w:val="24"/>
        </w:rPr>
      </w:pPr>
    </w:p>
    <w:p w14:paraId="46298E6A" w14:textId="77777777" w:rsidR="004C7925" w:rsidRPr="009A1E73" w:rsidRDefault="004C7925">
      <w:pPr>
        <w:spacing w:before="240" w:after="240" w:line="480" w:lineRule="auto"/>
        <w:ind w:firstLine="720"/>
        <w:jc w:val="both"/>
        <w:rPr>
          <w:rFonts w:ascii="Times New Roman" w:eastAsia="Times New Roman" w:hAnsi="Times New Roman" w:cs="Times New Roman"/>
          <w:sz w:val="24"/>
          <w:szCs w:val="24"/>
        </w:rPr>
      </w:pPr>
    </w:p>
    <w:p w14:paraId="4349618F" w14:textId="77777777" w:rsidR="00DD22E6" w:rsidRPr="009A1E73" w:rsidRDefault="00DD22E6">
      <w:pPr>
        <w:spacing w:before="240" w:after="240" w:line="480" w:lineRule="auto"/>
        <w:ind w:firstLine="720"/>
        <w:jc w:val="both"/>
        <w:rPr>
          <w:rFonts w:ascii="Times New Roman" w:eastAsia="Times New Roman" w:hAnsi="Times New Roman" w:cs="Times New Roman"/>
          <w:sz w:val="24"/>
          <w:szCs w:val="24"/>
        </w:rPr>
      </w:pPr>
    </w:p>
    <w:p w14:paraId="713077BF" w14:textId="77777777" w:rsidR="00DD22E6" w:rsidRPr="009A1E73" w:rsidRDefault="00DD22E6">
      <w:pPr>
        <w:spacing w:before="240" w:after="240" w:line="480" w:lineRule="auto"/>
        <w:ind w:firstLine="720"/>
        <w:jc w:val="both"/>
        <w:rPr>
          <w:rFonts w:ascii="Times New Roman" w:eastAsia="Times New Roman" w:hAnsi="Times New Roman" w:cs="Times New Roman"/>
          <w:sz w:val="24"/>
          <w:szCs w:val="24"/>
        </w:rPr>
      </w:pPr>
    </w:p>
    <w:p w14:paraId="17869573" w14:textId="77777777" w:rsidR="009259A6" w:rsidRPr="009A1E73" w:rsidRDefault="009259A6">
      <w:pPr>
        <w:spacing w:before="240" w:after="240" w:line="480" w:lineRule="auto"/>
        <w:ind w:firstLine="720"/>
        <w:jc w:val="both"/>
        <w:rPr>
          <w:rFonts w:ascii="Times New Roman" w:eastAsia="Times New Roman" w:hAnsi="Times New Roman" w:cs="Times New Roman"/>
          <w:sz w:val="24"/>
          <w:szCs w:val="24"/>
        </w:rPr>
      </w:pPr>
    </w:p>
    <w:p w14:paraId="315B642B"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1FD8F195"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257D00B9"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329FF5E6"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23A83FEB" w14:textId="77777777" w:rsidR="0019005B" w:rsidRPr="009A1E73" w:rsidRDefault="0019005B">
      <w:pPr>
        <w:spacing w:before="240" w:after="240" w:line="480" w:lineRule="auto"/>
        <w:ind w:firstLine="720"/>
        <w:jc w:val="both"/>
        <w:rPr>
          <w:rFonts w:ascii="Times New Roman" w:eastAsia="Times New Roman" w:hAnsi="Times New Roman" w:cs="Times New Roman"/>
          <w:sz w:val="24"/>
          <w:szCs w:val="24"/>
        </w:rPr>
      </w:pPr>
    </w:p>
    <w:p w14:paraId="0CDC2C30" w14:textId="6A054CC5" w:rsidR="004C7925" w:rsidRPr="009A1E73" w:rsidRDefault="00000000" w:rsidP="0038077A">
      <w:pPr>
        <w:pStyle w:val="Heading1"/>
        <w:spacing w:line="240" w:lineRule="auto"/>
        <w:rPr>
          <w:sz w:val="24"/>
          <w:szCs w:val="24"/>
        </w:rPr>
      </w:pPr>
      <w:bookmarkStart w:id="11" w:name="_pd6e8yhjvv3n" w:colFirst="0" w:colLast="0"/>
      <w:bookmarkEnd w:id="11"/>
      <w:r>
        <w:rPr>
          <w:sz w:val="24"/>
          <w:szCs w:val="24"/>
        </w:rPr>
        <w:lastRenderedPageBreak/>
        <w:t>CHAPTER III</w:t>
      </w:r>
    </w:p>
    <w:p w14:paraId="7597D55F" w14:textId="77777777" w:rsidR="004C7925" w:rsidRPr="009A1E73" w:rsidRDefault="00000000">
      <w:pPr>
        <w:spacing w:before="240" w:after="240" w:line="48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METHODOLOGY</w:t>
      </w:r>
    </w:p>
    <w:p w14:paraId="5CE19698"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This chapter presents the methodology used in developing PiaoConnect: An Integrated Web-Based Membership, Attendance, Event, and Resource Management System for Barangay Piao.  It describes the overall project design, the development methodology adopted and its justification, the functional and non-functional requirements of the system, the analysis and design models produced during system design, the tools and technologies selected for implementation, and the plan for testing and evaluating the system.</w:t>
      </w:r>
    </w:p>
    <w:p w14:paraId="555B3370" w14:textId="6E94485C" w:rsidR="004C7925" w:rsidRPr="009A1E73" w:rsidRDefault="00000000">
      <w:pPr>
        <w:pStyle w:val="Heading2"/>
        <w:rPr>
          <w:sz w:val="24"/>
          <w:szCs w:val="24"/>
        </w:rPr>
      </w:pPr>
      <w:r>
        <w:rPr>
          <w:sz w:val="24"/>
          <w:szCs w:val="24"/>
        </w:rPr>
        <w:t>Project Design</w:t>
      </w:r>
    </w:p>
    <w:p w14:paraId="26D130F2"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This study follows a developmental research design, in which a working information system is designed, constructed, and evaluated as the principal output of the project. Because the objective is to produce a functioning membership and attendance management system for Barangay Piao rather than to test a hypothesis, the methodology places emphasis on iterative design, continuous validation with barangay staff, and structured evaluation against recognized software quality criteria. The sections that follow present the development methodology, the specified requirements, the system design models, the technologies employed, and the testing and evaluation plan.</w:t>
      </w:r>
    </w:p>
    <w:p w14:paraId="424F84E9" w14:textId="77777777" w:rsidR="004C7925" w:rsidRPr="009A1E73" w:rsidRDefault="00000000">
      <w:pPr>
        <w:pStyle w:val="Heading2"/>
        <w:rPr>
          <w:sz w:val="24"/>
          <w:szCs w:val="24"/>
        </w:rPr>
      </w:pPr>
      <w:r>
        <w:rPr>
          <w:sz w:val="24"/>
          <w:szCs w:val="24"/>
        </w:rPr>
        <w:t>Development Methodology</w:t>
      </w:r>
    </w:p>
    <w:p w14:paraId="7FAAC60B"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PiaoConnect was developed using a prototyping approach within an iterative and incremental model [13]. This methodology was adopted because, at the outset of the study, the barangay staff of Barangay Piao could describe their manual attendance and membership problems clearly but could not fully specify every screen and report they would eventually need; showing them working prototypes of each module allowed their requirements to be </w:t>
        <w:lastRenderedPageBreak/>
        <w:t>progressively clarified and confirmed. Developing the system in small, functionally complete increments — resident and membership management first, followed by QR code attendance, event and notification management, and finally budget tracking, inventory, and feedback — also reduced risk for a small, still-learning student development team, since each increment could be corrected before the next was attempted. A purely sequential Waterfall model was considered but not adopted, since it assumes requirements are stable and complete before design begins and defers client feedback until late in development; this fit poorly with a barangay client that had not previously used a digital system and whose feature priorities were expected to shift once staff could see and use working screens. Figure 1 illustrates the five phases of the adopted methodology and the feedback loop that connects evaluation back into design for each increment.</w:t>
      </w:r>
    </w:p>
    <w:p w14:paraId="557C874F" w14:textId="77777777" w:rsidR="004C7925" w:rsidRPr="009A1E73"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114300" distR="114300" wp14:anchorId="4AAC8942" wp14:editId="60604FF0">
            <wp:extent cx="5760099" cy="2183525"/>
            <wp:effectExtent l="0" t="0" r="0" b="762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5798599" cy="2198120"/>
                    </a:xfrm>
                    <a:prstGeom prst="rect">
                      <a:avLst/>
                    </a:prstGeom>
                    <a:ln/>
                  </pic:spPr>
                </pic:pic>
              </a:graphicData>
            </a:graphic>
          </wp:inline>
        </w:drawing>
      </w:r>
    </w:p>
    <w:p w14:paraId="255FD085" w14:textId="77777777" w:rsidR="004C7925" w:rsidRPr="009A1E73" w:rsidRDefault="00000000">
      <w:pPr>
        <w:spacing w:before="80" w:after="280"/>
        <w:jc w:val="center"/>
        <w:rPr>
          <w:rFonts w:ascii="Times New Roman" w:hAnsi="Times New Roman" w:cs="Times New Roman"/>
        </w:rPr>
      </w:pPr>
      <w:r>
        <w:rPr>
          <w:rFonts w:ascii="Times New Roman" w:eastAsia="Times New Roman" w:hAnsi="Times New Roman" w:cs="Times New Roman"/>
          <w:b/>
          <w:bCs/>
          <w:i/>
          <w:iCs/>
        </w:rPr>
        <w:t xml:space="preserve">Figure 1. </w:t>
      </w:r>
      <w:r>
        <w:rPr>
          <w:rFonts w:ascii="Times New Roman" w:eastAsia="Times New Roman" w:hAnsi="Times New Roman" w:cs="Times New Roman"/>
          <w:i/>
          <w:iCs/>
        </w:rPr>
        <w:t>Prototyping approach within the iterative and incremental development model adopted for PiaoConnect.</w:t>
      </w:r>
    </w:p>
    <w:p w14:paraId="67CF4A97"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Planning. </w:t>
      </w:r>
      <w:r>
        <w:rPr>
          <w:rFonts w:ascii="Times New Roman" w:eastAsia="Times New Roman" w:hAnsi="Times New Roman" w:cs="Times New Roman"/>
          <w:sz w:val="24"/>
          <w:szCs w:val="24"/>
        </w:rPr>
        <w:t>The proponents, together with the capstone adviser and Barangay Piao staff, defined the scope of each increment, set a development schedule, and confirmed the priority of features based on the objectives identified in Chapter 1.</w:t>
      </w:r>
      <w:r>
        <w:rPr>
          <w:rFonts w:ascii="Times New Roman" w:hAnsi="Times New Roman" w:cs="Times New Roman"/>
          <w:sz w:val="24"/>
          <w:szCs w:val="24"/>
        </w:rPr>
        <w:t xml:space="preserve"> Table 2 lists the increments in the order they will be built.</w:t>
      </w:r>
    </w:p>
    <w:p w14:paraId="76FC55F2" w14:textId="77777777" w:rsidR="00E2068A" w:rsidRDefault="00E2068A">
      <w:pPr>
        <w:spacing w:before="200"/>
        <w:rPr>
          <w:rFonts w:ascii="Times New Roman" w:eastAsia="Times New Roman" w:hAnsi="Times New Roman" w:cs="Times New Roman"/>
          <w:b/>
          <w:sz w:val="24"/>
          <w:szCs w:val="24"/>
        </w:rPr>
      </w:pPr>
    </w:p>
    <w:p w14:paraId="166D7F9D" w14:textId="69E7A6F1"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 xml:space="preserve">Table 2</w:t>
      </w:r>
    </w:p>
    <w:p w14:paraId="01C56E13"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Development Increments</w:t>
      </w:r>
    </w:p>
    <w:tbl>
      <w:tblPr>
        <w:tblW w:w="902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60"/>
        <w:gridCol w:w="7760"/>
      </w:tblGrid>
      <w:tr w:rsidR="00D50352" w:rsidRPr="009A1E73" w14:paraId="1FF0BAFA" w14:textId="77777777" w:rsidTr="00E25543">
        <w:trPr>
          <w:jc w:val="center"/>
        </w:trPr>
        <w:tc>
          <w:tcPr>
            <w:tcW w:w="1260" w:type="dxa"/>
            <w:shd w:val="clear" w:color="auto" w:fill="17365D" w:themeFill="text2" w:themeFillShade="BF"/>
            <w:vAlign w:val="center"/>
          </w:tcPr>
          <w:p w14:paraId="0E1C7FA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Increment</w:t>
            </w:r>
          </w:p>
        </w:tc>
        <w:tc>
          <w:tcPr>
            <w:tcW w:w="7760" w:type="dxa"/>
            <w:shd w:val="clear" w:color="auto" w:fill="17365D" w:themeFill="text2" w:themeFillShade="BF"/>
            <w:vAlign w:val="center"/>
          </w:tcPr>
          <w:p w14:paraId="765B199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Scope</w:t>
            </w:r>
          </w:p>
        </w:tc>
      </w:tr>
      <w:tr w:rsidR="00D50352" w:rsidRPr="009A1E73" w14:paraId="6290AA92" w14:textId="77777777" w:rsidTr="00E25543">
        <w:trPr>
          <w:jc w:val="center"/>
        </w:trPr>
        <w:tc>
          <w:tcPr>
            <w:tcW w:w="1260" w:type="dxa"/>
          </w:tcPr>
          <w:p w14:paraId="7141C07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w:t>
            </w:r>
          </w:p>
        </w:tc>
        <w:tc>
          <w:tcPr>
            <w:tcW w:w="7760" w:type="dxa"/>
          </w:tcPr>
          <w:p w14:paraId="02827A0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 and membership management: resident registration, profile management, membership groups, and account roles</w:t>
            </w:r>
          </w:p>
        </w:tc>
      </w:tr>
      <w:tr w:rsidR="00D50352" w:rsidRPr="009A1E73" w14:paraId="2590D2D4" w14:textId="77777777" w:rsidTr="00E25543">
        <w:trPr>
          <w:jc w:val="center"/>
        </w:trPr>
        <w:tc>
          <w:tcPr>
            <w:tcW w:w="1260" w:type="dxa"/>
          </w:tcPr>
          <w:p w14:paraId="62EC942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w:t>
            </w:r>
          </w:p>
        </w:tc>
        <w:tc>
          <w:tcPr>
            <w:tcW w:w="7760" w:type="dxa"/>
          </w:tcPr>
          <w:p w14:paraId="28FDA43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QR code attendance: QR code generation, member QR code display, and staff scanning of attendance at events</w:t>
            </w:r>
          </w:p>
        </w:tc>
      </w:tr>
      <w:tr w:rsidR="00D50352" w:rsidRPr="009A1E73" w14:paraId="070C5B7E" w14:textId="77777777" w:rsidTr="00E25543">
        <w:trPr>
          <w:jc w:val="center"/>
        </w:trPr>
        <w:tc>
          <w:tcPr>
            <w:tcW w:w="1260" w:type="dxa"/>
          </w:tcPr>
          <w:p w14:paraId="3FF4DF7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w:t>
            </w:r>
          </w:p>
        </w:tc>
        <w:tc>
          <w:tcPr>
            <w:tcW w:w="7760" w:type="dxa"/>
          </w:tcPr>
          <w:p w14:paraId="302E9B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Event and notification management: posting events, restricting events to membership groups, and automated in-app notifications</w:t>
            </w:r>
          </w:p>
        </w:tc>
      </w:tr>
      <w:tr w:rsidR="00D50352" w:rsidRPr="009A1E73" w14:paraId="7403B072" w14:textId="77777777" w:rsidTr="00E25543">
        <w:trPr>
          <w:jc w:val="center"/>
        </w:trPr>
        <w:tc>
          <w:tcPr>
            <w:tcW w:w="1260" w:type="dxa"/>
          </w:tcPr>
          <w:p w14:paraId="001EB68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w:t>
            </w:r>
          </w:p>
        </w:tc>
        <w:tc>
          <w:tcPr>
            <w:tcW w:w="7760" w:type="dxa"/>
          </w:tcPr>
          <w:p w14:paraId="354D5D5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Budget, inventory, and feedback: event budget and expense tracking with receipt attachments, barangay inventory management with item photos, borrowed-item release and return (with undo and photo evidence), and automated post-event feedback</w:t>
            </w:r>
          </w:p>
        </w:tc>
      </w:tr>
      <w:tr w:rsidR="00D50352" w:rsidRPr="009A1E73" w14:paraId="14203470" w14:textId="77777777" w:rsidTr="00E25543">
        <w:trPr>
          <w:jc w:val="center"/>
        </w:trPr>
        <w:tc>
          <w:tcPr>
            <w:tcW w:w="1260" w:type="dxa"/>
          </w:tcPr>
          <w:p w14:paraId="4C94F0B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w:t>
            </w:r>
          </w:p>
        </w:tc>
        <w:tc>
          <w:tcPr>
            <w:tcW w:w="7760" w:type="dxa"/>
          </w:tcPr>
          <w:p w14:paraId="08E354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Reporting, language, integration, and security refinements: printable attendance, membership, budget, and inventory reports; multi-language interface support; household management, eligibility settings, archive and restore, and the activity log; SMS and Facebook Page integration; the strong-password policy, name-suffix management, and per-event reports</w:t>
            </w:r>
          </w:p>
        </w:tc>
      </w:tr>
    </w:tbl>
    <w:p w14:paraId="32885F1E" w14:textId="77777777" w:rsidR="00D50352" w:rsidRPr="009A1E73" w:rsidRDefault="00D50352">
      <w:pPr>
        <w:spacing w:after="120"/>
        <w:rPr>
          <w:rFonts w:ascii="Times New Roman" w:hAnsi="Times New Roman" w:cs="Times New Roman"/>
          <w:sz w:val="24"/>
          <w:szCs w:val="24"/>
        </w:rPr>
      </w:pPr>
    </w:p>
    <w:p w14:paraId="34B5BEBE"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Requirements and Design. </w:t>
      </w:r>
      <w:r>
        <w:rPr>
          <w:rFonts w:ascii="Times New Roman" w:eastAsia="Times New Roman" w:hAnsi="Times New Roman" w:cs="Times New Roman"/>
          <w:sz w:val="24"/>
          <w:szCs w:val="24"/>
        </w:rPr>
        <w:t>For each increment, the team analyzed the affected processes and data, and produced or updated the process models, data model, and interface designs presented later in this chapter before any coding was undertaken.</w:t>
      </w:r>
    </w:p>
    <w:p w14:paraId="3B634562"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Prototype Development. </w:t>
      </w:r>
      <w:r>
        <w:rPr>
          <w:rFonts w:ascii="Times New Roman" w:eastAsia="Times New Roman" w:hAnsi="Times New Roman" w:cs="Times New Roman"/>
          <w:sz w:val="24"/>
          <w:szCs w:val="24"/>
        </w:rPr>
        <w:t>A working prototype of the increment — for example, the QR code generation and scanning module — was built and demonstrated to barangay staff and, where applicable, a small group of resident volunteers.</w:t>
      </w:r>
    </w:p>
    <w:p w14:paraId="6A698994"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Testing. </w:t>
      </w:r>
      <w:r>
        <w:rPr>
          <w:rFonts w:ascii="Times New Roman" w:eastAsia="Times New Roman" w:hAnsi="Times New Roman" w:cs="Times New Roman"/>
          <w:sz w:val="24"/>
          <w:szCs w:val="24"/>
        </w:rPr>
        <w:t>Each increment was tested against the functional and non-functional requirements it was meant to satisfy, to confirm that it behaved correctly before being shown to the client.</w:t>
      </w:r>
    </w:p>
    <w:p w14:paraId="6DCFEFD2"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b/>
          <w:bCs/>
          <w:sz w:val="24"/>
          <w:szCs w:val="24"/>
        </w:rPr>
        <w:t xml:space="preserve">Client Evaluation. </w:t>
      </w:r>
      <w:r>
        <w:rPr>
          <w:rFonts w:ascii="Times New Roman" w:eastAsia="Times New Roman" w:hAnsi="Times New Roman" w:cs="Times New Roman"/>
          <w:sz w:val="24"/>
          <w:szCs w:val="24"/>
        </w:rPr>
        <w:t>Feedback gathered from testing and from barangay staff was used to refine the increment before the next cycle began, as represented by the feedback loop in Figure 1. This cycle will continue through Capstone 2 until all the modules described in Chapter 1 have been implemented and evaluated.</w:t>
      </w:r>
    </w:p>
    <w:p w14:paraId="5D302B32" w14:textId="77777777" w:rsidR="004C7925" w:rsidRPr="009A1E73" w:rsidRDefault="00000000">
      <w:pPr>
        <w:pStyle w:val="Heading2"/>
        <w:rPr>
          <w:sz w:val="24"/>
          <w:szCs w:val="24"/>
        </w:rPr>
      </w:pPr>
      <w:r>
        <w:rPr>
          <w:sz w:val="24"/>
          <w:szCs w:val="24"/>
        </w:rPr>
        <w:lastRenderedPageBreak/>
        <w:t>System Requirements</w:t>
      </w:r>
    </w:p>
    <w:p w14:paraId="1BF60A30"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functional and non-functional requirements of PiaoConnect were derived from interviews with Barangay Piao staff, informal observation of the current manual attendance and membership process, and the objectives and scope established in Chapter 1. The functional requirements specify the tasks the system must perform; the non-functional requirements specify the quality attributes the system must exhibit while performing them. Table 3 presents the core functional requirements, each traceable to a specific objective of the study.</w:t>
      </w:r>
    </w:p>
    <w:p w14:paraId="48F191ED" w14:textId="56FAE91C" w:rsidR="004C7925"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t xml:space="preserve">Table 3</w:t>
      </w:r>
    </w:p>
    <w:p w14:paraId="76781DAA" w14:textId="77777777" w:rsidR="004C7925"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Functional Requirements of PiaoConnect</w:t>
      </w:r>
    </w:p>
    <w:tbl>
      <w:tblPr>
        <w:tblStyle w:val="a0"/>
        <w:tblW w:w="901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0"/>
        <w:gridCol w:w="7995"/>
      </w:tblGrid>
      <w:tr w:rsidR="004C7925" w:rsidRPr="009A1E73" w14:paraId="6B67450D" w14:textId="77777777" w:rsidTr="00E25543">
        <w:trPr>
          <w:jc w:val="center"/>
        </w:trPr>
        <w:tc>
          <w:tcPr>
            <w:tcW w:w="1000" w:type="dxa"/>
            <w:shd w:val="clear" w:color="auto" w:fill="17365D" w:themeFill="text2" w:themeFillShade="BF"/>
          </w:tcPr>
          <w:p w14:paraId="79170A86"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ID</w:t>
            </w:r>
          </w:p>
        </w:tc>
        <w:tc>
          <w:tcPr>
            <w:tcW w:w="7995" w:type="dxa"/>
            <w:shd w:val="clear" w:color="auto" w:fill="17365D" w:themeFill="text2" w:themeFillShade="BF"/>
          </w:tcPr>
          <w:p w14:paraId="03FBBBFB"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Functional Requirement</w:t>
            </w:r>
          </w:p>
        </w:tc>
      </w:tr>
      <w:tr w:rsidR="004C7925" w:rsidRPr="009A1E73" w14:paraId="6AB4D050" w14:textId="77777777" w:rsidTr="00E25543">
        <w:trPr>
          <w:jc w:val="center"/>
        </w:trPr>
        <w:tc>
          <w:tcPr>
            <w:tcW w:w="1000" w:type="dxa"/>
          </w:tcPr>
          <w:p w14:paraId="73D0FEC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w:t>
            </w:r>
          </w:p>
        </w:tc>
        <w:tc>
          <w:tcPr>
            <w:tcW w:w="7995" w:type="dxa"/>
          </w:tcPr>
          <w:p w14:paraId="33CA15D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register, update, and search resident records.</w:t>
            </w:r>
          </w:p>
        </w:tc>
      </w:tr>
      <w:tr w:rsidR="004C7925" w:rsidRPr="009A1E73" w14:paraId="79D299CF" w14:textId="77777777" w:rsidTr="00E25543">
        <w:trPr>
          <w:jc w:val="center"/>
        </w:trPr>
        <w:tc>
          <w:tcPr>
            <w:tcW w:w="1000" w:type="dxa"/>
          </w:tcPr>
          <w:p w14:paraId="35A88CE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w:t>
            </w:r>
          </w:p>
        </w:tc>
        <w:tc>
          <w:tcPr>
            <w:tcW w:w="7995" w:type="dxa"/>
          </w:tcPr>
          <w:p w14:paraId="1E31DC0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create membership groups and assign residents to one or more memberships.</w:t>
            </w:r>
          </w:p>
        </w:tc>
      </w:tr>
      <w:tr w:rsidR="004C7925" w:rsidRPr="009A1E73" w14:paraId="30603E4C" w14:textId="77777777" w:rsidTr="00E25543">
        <w:trPr>
          <w:jc w:val="center"/>
        </w:trPr>
        <w:tc>
          <w:tcPr>
            <w:tcW w:w="1000" w:type="dxa"/>
          </w:tcPr>
          <w:p w14:paraId="1F638CE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FR-3</w:t>
            </w:r>
          </w:p>
        </w:tc>
        <w:tc>
          <w:tcPr>
            <w:tcW w:w="7995" w:type="dxa"/>
          </w:tcPr>
          <w:p w14:paraId="4921CA7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generate a unique QR code for each registered member and let the member display it on their own device.</w:t>
            </w:r>
          </w:p>
        </w:tc>
      </w:tr>
      <w:tr w:rsidR="004C7925" w:rsidRPr="009A1E73" w14:paraId="49B15692" w14:textId="77777777" w:rsidTr="00E25543">
        <w:trPr>
          <w:jc w:val="center"/>
        </w:trPr>
        <w:tc>
          <w:tcPr>
            <w:tcW w:w="1000" w:type="dxa"/>
          </w:tcPr>
          <w:p w14:paraId="7742BD0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FR-4</w:t>
            </w:r>
          </w:p>
        </w:tc>
        <w:tc>
          <w:tcPr>
            <w:tcW w:w="7995" w:type="dxa"/>
          </w:tcPr>
          <w:p w14:paraId="5659AF9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scan a member’s QR code to record a sign-in (time-in) before the event and a sign-out (time-out) after it, accepting scans only inside the event’s sign-in and sign-out windows and only for members eligible for that event.</w:t>
            </w:r>
          </w:p>
        </w:tc>
      </w:tr>
      <w:tr w:rsidR="004C7925" w:rsidRPr="009A1E73" w14:paraId="0682E085" w14:textId="77777777" w:rsidTr="00E25543">
        <w:trPr>
          <w:jc w:val="center"/>
        </w:trPr>
        <w:tc>
          <w:tcPr>
            <w:tcW w:w="1000" w:type="dxa"/>
          </w:tcPr>
          <w:p w14:paraId="3352F36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FR-5</w:t>
            </w:r>
          </w:p>
        </w:tc>
        <w:tc>
          <w:tcPr>
            <w:tcW w:w="7995" w:type="dxa"/>
          </w:tcPr>
          <w:p w14:paraId="1050CAD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post events with details such as date, time, location, and description.</w:t>
            </w:r>
          </w:p>
        </w:tc>
      </w:tr>
      <w:tr w:rsidR="004C7925" w:rsidRPr="009A1E73" w14:paraId="74B68522" w14:textId="77777777" w:rsidTr="00E25543">
        <w:trPr>
          <w:jc w:val="center"/>
        </w:trPr>
        <w:tc>
          <w:tcPr>
            <w:tcW w:w="1000" w:type="dxa"/>
          </w:tcPr>
          <w:p w14:paraId="65EC013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FR-6</w:t>
            </w:r>
          </w:p>
        </w:tc>
        <w:tc>
          <w:tcPr>
            <w:tcW w:w="7995" w:type="dxa"/>
          </w:tcPr>
          <w:p w14:paraId="29F69B7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send automated in-app notifications to members regarding posted events, and shall also send an SMS to the member’s mobile number (and to the household head when one is recorded), logging the delivery status of every SMS.</w:t>
            </w:r>
          </w:p>
        </w:tc>
      </w:tr>
      <w:tr w:rsidR="004C7925" w:rsidRPr="009A1E73" w14:paraId="09F29AB1" w14:textId="77777777" w:rsidTr="00E25543">
        <w:trPr>
          <w:jc w:val="center"/>
        </w:trPr>
        <w:tc>
          <w:tcPr>
            <w:tcW w:w="1000" w:type="dxa"/>
          </w:tcPr>
          <w:p w14:paraId="191E5AF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FR-7</w:t>
            </w:r>
          </w:p>
        </w:tc>
        <w:tc>
          <w:tcPr>
            <w:tcW w:w="7995" w:type="dxa"/>
          </w:tcPr>
          <w:p w14:paraId="3C93B77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create an attendance record for every eligible member when an event is posted, and shall record and display attendance per member and per event as Complete (signed in and out), Incomplete (one scan only), or Absent (no scan) for monitoring purposes.</w:t>
            </w:r>
          </w:p>
        </w:tc>
      </w:tr>
      <w:tr w:rsidR="004C7925" w:rsidRPr="009A1E73" w14:paraId="1AA6FEB6" w14:textId="77777777" w:rsidTr="00E25543">
        <w:trPr>
          <w:jc w:val="center"/>
        </w:trPr>
        <w:tc>
          <w:tcPr>
            <w:tcW w:w="1000" w:type="dxa"/>
          </w:tcPr>
          <w:p w14:paraId="3B2523D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FR-8</w:t>
            </w:r>
          </w:p>
        </w:tc>
        <w:tc>
          <w:tcPr>
            <w:tcW w:w="7995" w:type="dxa"/>
          </w:tcPr>
          <w:p w14:paraId="1ADC90A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generate printable attendance and membership reports.</w:t>
            </w:r>
          </w:p>
        </w:tc>
      </w:tr>
      <w:tr w:rsidR="004C7925" w:rsidRPr="009A1E73" w14:paraId="38D5EC27" w14:textId="77777777" w:rsidTr="00E25543">
        <w:trPr>
          <w:jc w:val="center"/>
        </w:trPr>
        <w:tc>
          <w:tcPr>
            <w:tcW w:w="1000" w:type="dxa"/>
          </w:tcPr>
          <w:p w14:paraId="138658F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FR-9</w:t>
            </w:r>
          </w:p>
        </w:tc>
        <w:tc>
          <w:tcPr>
            <w:tcW w:w="7995" w:type="dxa"/>
          </w:tcPr>
          <w:p w14:paraId="2410F00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barangay staff to record the approved budget and actual expenses of each event, and shall require a receipt (image or PDF) for every expense recorded.</w:t>
            </w:r>
          </w:p>
        </w:tc>
      </w:tr>
      <w:tr w:rsidR="004C7925" w:rsidRPr="009A1E73" w14:paraId="38130E03" w14:textId="77777777" w:rsidTr="00E25543">
        <w:trPr>
          <w:jc w:val="center"/>
        </w:trPr>
        <w:tc>
          <w:tcPr>
            <w:tcW w:w="1000" w:type="dxa"/>
          </w:tcPr>
          <w:p w14:paraId="01D16E5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FR-10</w:t>
            </w:r>
          </w:p>
        </w:tc>
        <w:tc>
          <w:tcPr>
            <w:tcW w:w="7995" w:type="dxa"/>
          </w:tcPr>
          <w:p w14:paraId="5A8193E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record and monitor barangay-owned inventory items, including storage location and an item photo, and to keep the in-stock quantity split by condition (New, Good, Fair, and Poor) so that one item can hold units in several conditions at once.</w:t>
            </w:r>
          </w:p>
        </w:tc>
      </w:tr>
      <w:tr w:rsidR="004C7925" w:rsidRPr="009A1E73" w14:paraId="006E4CEB" w14:textId="77777777" w:rsidTr="00E25543">
        <w:trPr>
          <w:jc w:val="center"/>
        </w:trPr>
        <w:tc>
          <w:tcPr>
            <w:tcW w:w="1000" w:type="dxa"/>
          </w:tcPr>
          <w:p w14:paraId="4E0D497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FR-11</w:t>
            </w:r>
          </w:p>
        </w:tc>
        <w:tc>
          <w:tcPr>
            <w:tcW w:w="7995" w:type="dxa"/>
          </w:tcPr>
          <w:p w14:paraId="6EC7C21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let members give feedback on a past event: a member who attended can rate the event and comment on it, and a member who did not attend can say why from a short list of reasons. Feedback stays open for a number of hours after the event ends, and a member can edit their entry for a short time after first sending it (both set in FR-31).</w:t>
            </w:r>
          </w:p>
        </w:tc>
      </w:tr>
      <w:tr w:rsidR="004C7925" w:rsidRPr="009A1E73" w14:paraId="66A0EC8A" w14:textId="77777777" w:rsidTr="00E25543">
        <w:trPr>
          <w:jc w:val="center"/>
        </w:trPr>
        <w:tc>
          <w:tcPr>
            <w:tcW w:w="1000" w:type="dxa"/>
          </w:tcPr>
          <w:p w14:paraId="2289956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FR-12</w:t>
            </w:r>
          </w:p>
        </w:tc>
        <w:tc>
          <w:tcPr>
            <w:tcW w:w="7995" w:type="dxa"/>
          </w:tcPr>
          <w:p w14:paraId="1334AB6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users to switch the interface language among Filipino/Tagalog, Bisaya, and English.</w:t>
            </w:r>
          </w:p>
        </w:tc>
      </w:tr>
      <w:tr w:rsidR="00D50352" w:rsidRPr="009A1E73" w14:paraId="2DF282F0" w14:textId="77777777" w:rsidTr="00E25543">
        <w:trPr>
          <w:jc w:val="center"/>
        </w:trPr>
        <w:tc>
          <w:tcPr>
            <w:tcW w:w="1000" w:type="dxa"/>
          </w:tcPr>
          <w:p w14:paraId="469F6953" w14:textId="77777777" w:rsidR="00D50352" w:rsidRPr="009A1E73" w:rsidRDefault="00000000" w:rsidP="0023085D">
            <w:pPr>
              <w:spacing w:before="40" w:after="40" w:line="240" w:lineRule="auto"/>
              <w:rPr>
                <w:rFonts w:ascii="Times New Roman" w:hAnsi="Times New Roman" w:cs="Times New Roman"/>
              </w:rPr>
            </w:pPr>
            <w:r>
              <w:rPr>
                <w:rFonts w:ascii="Times New Roman" w:eastAsia="Times New Roman" w:hAnsi="Times New Roman" w:cs="Times New Roman"/>
              </w:rPr>
              <w:t xml:space="preserve">FR-13</w:t>
            </w:r>
          </w:p>
        </w:tc>
        <w:tc>
          <w:tcPr>
            <w:tcW w:w="7995" w:type="dxa"/>
          </w:tcPr>
          <w:p w14:paraId="6C98689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require users to log in with valid credentials before accessing staff or member functions. It shall pause sign-ins after five wrong tries within one minute from the same network, lock an account for one minute after ten wrong tries, and refuse suspended accounts. The login page shall offer a “Keep me signed in on this device” option for residents that keeps them signed in for up to 30 days; staff sessions are short-lived, and when the option is not selected the user is signed out once the browser is closed.</w:t>
            </w:r>
          </w:p>
        </w:tc>
      </w:tr>
      <w:tr w:rsidR="00D50352" w:rsidRPr="009A1E73" w14:paraId="75FF0DE2" w14:textId="77777777">
        <w:trPr>
          <w:jc w:val="center"/>
        </w:trPr>
        <w:tc>
          <w:tcPr>
            <w:tcW w:w="1000" w:type="dxa"/>
          </w:tcPr>
          <w:p w14:paraId="6A8F6B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FR-14</w:t>
            </w:r>
          </w:p>
        </w:tc>
        <w:tc>
          <w:tcPr>
            <w:tcW w:w="7995" w:type="dxa"/>
          </w:tcPr>
          <w:p w14:paraId="5B8E19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barangay staff to group resident records into household units, designate a household head, and keep a resident's household link in sync when it changes.</w:t>
            </w:r>
          </w:p>
        </w:tc>
      </w:tr>
      <w:tr w:rsidR="00D50352" w:rsidRPr="009A1E73" w14:paraId="4529BC44" w14:textId="77777777">
        <w:trPr>
          <w:jc w:val="center"/>
        </w:trPr>
        <w:tc>
          <w:tcPr>
            <w:tcW w:w="1000" w:type="dxa"/>
          </w:tcPr>
          <w:p w14:paraId="6CFD76D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FR-15</w:t>
            </w:r>
          </w:p>
        </w:tc>
        <w:tc>
          <w:tcPr>
            <w:tcW w:w="7995" w:type="dxa"/>
          </w:tcPr>
          <w:p w14:paraId="0B1A1B9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barangay staff to configure the age bracket, civil status, and current status lookup values used to determine membership eligibility.</w:t>
            </w:r>
          </w:p>
        </w:tc>
      </w:tr>
      <w:tr w:rsidR="00D50352" w:rsidRPr="009A1E73" w14:paraId="14C189F8" w14:textId="77777777">
        <w:trPr>
          <w:jc w:val="center"/>
        </w:trPr>
        <w:tc>
          <w:tcPr>
            <w:tcW w:w="1000" w:type="dxa"/>
          </w:tcPr>
          <w:p w14:paraId="7656579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FR-16</w:t>
            </w:r>
          </w:p>
        </w:tc>
        <w:tc>
          <w:tcPr>
            <w:tcW w:w="7995" w:type="dxa"/>
          </w:tcPr>
          <w:p w14:paraId="5ED87B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barangay staff to archive (soft-delete) and restore resident, event, membership, and inventory records, and to permanently delete archived records when needed.</w:t>
            </w:r>
          </w:p>
        </w:tc>
      </w:tr>
      <w:tr w:rsidR="00D50352" w:rsidRPr="009A1E73" w14:paraId="0CFDEB23" w14:textId="77777777">
        <w:trPr>
          <w:jc w:val="center"/>
        </w:trPr>
        <w:tc>
          <w:tcPr>
            <w:tcW w:w="1000" w:type="dxa"/>
          </w:tcPr>
          <w:p w14:paraId="0D237A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FR-17</w:t>
            </w:r>
          </w:p>
        </w:tc>
        <w:tc>
          <w:tcPr>
            <w:tcW w:w="7995" w:type="dxa"/>
          </w:tcPr>
          <w:p w14:paraId="0E9040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let barangay staff choose how many units of each condition (New, Good, Fair, or Poor) an event borrows from inventory, and shall allow them to release borrowed items back to stock in partial or full quantities while stating the condition each returned unit comes back in, so that stock is restored under exactly those conditions; it shall require a photo as evidence of each release and shall allow a release to be undone, with an evidence photo, if it was recorded in error, and to correct a recorded return by changing how many units of each condition came back or replacing its evidence photos, with the difference moved between Pending Returns and stock under the same conditions.</w:t>
            </w:r>
          </w:p>
        </w:tc>
      </w:tr>
      <w:tr w:rsidR="00D50352" w:rsidRPr="009A1E73" w14:paraId="770A433A" w14:textId="77777777">
        <w:trPr>
          <w:jc w:val="center"/>
        </w:trPr>
        <w:tc>
          <w:tcPr>
            <w:tcW w:w="1000" w:type="dxa"/>
          </w:tcPr>
          <w:p w14:paraId="19A0694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FR-18</w:t>
            </w:r>
          </w:p>
        </w:tc>
        <w:tc>
          <w:tcPr>
            <w:tcW w:w="7995" w:type="dxa"/>
          </w:tcPr>
          <w:p w14:paraId="64CF335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barangay staff to connect the barangay’s Facebook Page so that posted events can also be published publicly through the Facebook Graph API.</w:t>
            </w:r>
          </w:p>
        </w:tc>
      </w:tr>
      <w:tr w:rsidR="00D50352" w:rsidRPr="009A1E73" w14:paraId="031810F5" w14:textId="77777777">
        <w:trPr>
          <w:jc w:val="center"/>
        </w:trPr>
        <w:tc>
          <w:tcPr>
            <w:tcW w:w="1000" w:type="dxa"/>
          </w:tcPr>
          <w:p w14:paraId="0F6BED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FR-19</w:t>
            </w:r>
          </w:p>
        </w:tc>
        <w:tc>
          <w:tcPr>
            <w:tcW w:w="7995" w:type="dxa"/>
          </w:tcPr>
          <w:p w14:paraId="39C5DE4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maintain a staff-only activity log recording significant actions taken in the system for accountability and troubleshooting.</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FR-20</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enforce a strong-password policy (8 to 64 characters with uppercase and lowercase letters, a digit, and a special character, and no spaces) whenever a password is created or changed.</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FR-21</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allow a logged-in user to change their own password by entering and confirming a new password, and shall require a staff member whose password was reset by the Head Staff to choose a new password at the next sign-in before any other page opens.</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FR-22</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validate contact numbers as eleven-digit mobile numbers beginning with 09 before saving a resident or profile record.</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FR-23</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maintain the list of name suffixes (for example Jr., Sr., and III) offered in the resident forms, adding and removing suffixes with a confirmation step and a success message, and shall store the list in the database so that it is shared by every staff device.</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FR-24</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allow barangay staff to generate a printable, PDF, or Word report for a single event from that event’s detail view, letting staff choose which sections to include (summary, age breakdown, event details, attendee records, and the opening message) and, for attendee records, whether to list all, present, or absent members.</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FR-25</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ask the user to confirm every add, edit, and delete action before it is carried out and shall display a success or error message once the action finishes, in both the staff portal and the member portal.</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FR-26</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let users search every list in the staff and member portals, highlighting the matching text in the results, and shall show loading placeholders and a zero record count while a list or page is still loading.</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FR-27</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store Filipino/Tagalog and Bisaya translations of user-entered content (such as event, membership, and inventory names and descriptions) in the database and show them according to the interface language the user has chosen.</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FR-28</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let every user of the staff portal, the member portal, and the login page switch between a light and a dark display mode, remember the choice across logins, and keep text readable and form fields clearly visible in both modes.</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FR-29</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show, in each event’s detail view, an Inventory tab that lists every item the event borrowed from inventory with its photo, how many units are still out and how many were returned (each split by condition), a progress indicator, and a return history with the evidence photos attached to each return, which can be opened in a full-size viewer; the tab’s item count shall be available as soon as the event opens.</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FR-30</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let barangay staff acknowledge a member’s rating or reason for not attending with a heart and answer it with a reply, shall notify the member of the heart or reply with an on-screen alert and sound, shall let the member heart the staff reply, and shall notify the staff member who wrote the reply when that happens.</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FR-31</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let the Head Staff set, after re-entering their password, how many hours after an event ends the feedback closes (default 12) and how many minutes a member may edit an entry after first sending it (default 30).</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FR-32</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keep every earlier version of an edited rating or reason and show it as an edit history, with the date and time of each version, to the barangay staff and to the member who wrote it, and to no one else.</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FR-33</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designate exactly one staff member as the Head Staff, who alone can give a resident account Staff access, remove it, suspend or reinstate a staff account, sign a staff account out of every device, reset a staff password with a one-time temporary password, and offer the Head Staff role to another staff member, who has 48 hours to accept it with their own password. Each of these actions shall re-ask the Head Staff’s password and be recorded in the activity log.</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FR-34</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let a staff member turn on two-step sign-in with an authenticator app, so that a 6-digit code is asked after the password at every sign-in.</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FR-35</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give the Head Staff eight single-use recovery codes that can reset the Head Staff password from the login page if it is forgotten, shall limit the number of attempts, and shall record every use in the activity log.</w:t>
            </w:r>
          </w:p>
        </w:tc>
      </w:tr>
      <w:tr w:rsidR="00D50352" w:rsidRPr="009A1E73">
        <w:trPr>
          <w:jc w:val="center"/>
        </w:trPr>
        <w:tc>
          <w:tcPr>
            <w:tcW w:w="10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FR-36</w:t>
            </w:r>
          </w:p>
        </w:tc>
        <w:tc>
          <w:tcPr>
            <w:tcW w:w="79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shall show barangay staff security alerts for events such as a sign-in from a new network, an account lock, a staff promotion or password reset, a Head Staff transfer, and new recovery codes, with an unread count.</w:t>
            </w:r>
          </w:p>
        </w:tc>
      </w:tr>
    </w:tbl>
    <w:p w14:paraId="4B960FAC" w14:textId="77777777" w:rsidR="004C7925" w:rsidRPr="009A1E73" w:rsidRDefault="004C7925">
      <w:pPr>
        <w:spacing w:after="120"/>
        <w:rPr>
          <w:rFonts w:ascii="Times New Roman" w:hAnsi="Times New Roman" w:cs="Times New Roman"/>
          <w:sz w:val="24"/>
          <w:szCs w:val="24"/>
        </w:rPr>
      </w:pPr>
    </w:p>
    <w:p w14:paraId="56E41532"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non-functional requirements, summarized in Table 4, define the quality attributes the system must meet. Each is stated in measurable terms so that it can be verified during the evaluation described later in this chapter.</w:t>
      </w:r>
    </w:p>
    <w:p w14:paraId="070E0598" w14:textId="5A7975D3" w:rsidR="004C7925"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t xml:space="preserve">Table 4</w:t>
      </w:r>
    </w:p>
    <w:p w14:paraId="3FF9574F" w14:textId="77777777" w:rsidR="004C7925"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Non-Functional Requirements of PiaoConnect</w:t>
      </w:r>
    </w:p>
    <w:tbl>
      <w:tblPr>
        <w:tblStyle w:val="a1"/>
        <w:tblW w:w="89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160"/>
        <w:gridCol w:w="4835"/>
      </w:tblGrid>
      <w:tr w:rsidR="004C7925" w:rsidRPr="009A1E73" w14:paraId="14195582" w14:textId="77777777" w:rsidTr="00E25543">
        <w:trPr>
          <w:jc w:val="center"/>
        </w:trPr>
        <w:tc>
          <w:tcPr>
            <w:tcW w:w="4160" w:type="dxa"/>
            <w:shd w:val="clear" w:color="auto" w:fill="17365D" w:themeFill="text2" w:themeFillShade="BF"/>
          </w:tcPr>
          <w:p w14:paraId="5B97494A"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Category</w:t>
            </w:r>
          </w:p>
        </w:tc>
        <w:tc>
          <w:tcPr>
            <w:tcW w:w="4835" w:type="dxa"/>
            <w:shd w:val="clear" w:color="auto" w:fill="17365D" w:themeFill="text2" w:themeFillShade="BF"/>
          </w:tcPr>
          <w:p w14:paraId="55E382AF"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Non-Functional Requirement</w:t>
            </w:r>
          </w:p>
        </w:tc>
      </w:tr>
      <w:tr w:rsidR="004C7925" w:rsidRPr="009A1E73" w14:paraId="29B66492" w14:textId="77777777" w:rsidTr="00E25543">
        <w:trPr>
          <w:jc w:val="center"/>
        </w:trPr>
        <w:tc>
          <w:tcPr>
            <w:tcW w:w="4160" w:type="dxa"/>
          </w:tcPr>
          <w:p w14:paraId="2AF21F3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Performance</w:t>
            </w:r>
          </w:p>
        </w:tc>
        <w:tc>
          <w:tcPr>
            <w:tcW w:w="4835" w:type="dxa"/>
          </w:tcPr>
          <w:p w14:paraId="25A4434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QR-code attendance scan shall be recorded in under 3 seconds under normal network conditions.</w:t>
            </w:r>
          </w:p>
        </w:tc>
      </w:tr>
      <w:tr w:rsidR="004C7925" w:rsidRPr="009A1E73" w14:paraId="4E04C847" w14:textId="77777777" w:rsidTr="00E25543">
        <w:trPr>
          <w:jc w:val="center"/>
        </w:trPr>
        <w:tc>
          <w:tcPr>
            <w:tcW w:w="4160" w:type="dxa"/>
          </w:tcPr>
          <w:p w14:paraId="553D041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Usability</w:t>
            </w:r>
          </w:p>
        </w:tc>
        <w:tc>
          <w:tcPr>
            <w:tcW w:w="4835" w:type="dxa"/>
          </w:tcPr>
          <w:p w14:paraId="20D2B20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and residents shall be able to perform common tasks (registration, attendance scanning, event posting) after no more than 30 minutes of orientation. Every add, edit, and delete action shall ask for confirmation and report its outcome, and lists shall show loading placeholders so that the interface never appears blank while data loads.</w:t>
            </w:r>
          </w:p>
        </w:tc>
      </w:tr>
      <w:tr w:rsidR="004C7925" w:rsidRPr="009A1E73" w14:paraId="223854C8" w14:textId="77777777" w:rsidTr="00E25543">
        <w:trPr>
          <w:jc w:val="center"/>
        </w:trPr>
        <w:tc>
          <w:tcPr>
            <w:tcW w:w="4160" w:type="dxa"/>
          </w:tcPr>
          <w:p w14:paraId="288430C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Reliability</w:t>
            </w:r>
          </w:p>
        </w:tc>
        <w:tc>
          <w:tcPr>
            <w:tcW w:w="4835" w:type="dxa"/>
          </w:tcPr>
          <w:p w14:paraId="7250D64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remain available throughout the scheduled duration of a barangay event, with a target uptime of at least 99 percent.</w:t>
            </w:r>
          </w:p>
        </w:tc>
      </w:tr>
      <w:tr w:rsidR="004C7925" w:rsidRPr="009A1E73" w14:paraId="218388D3" w14:textId="77777777" w:rsidTr="00E25543">
        <w:trPr>
          <w:jc w:val="center"/>
        </w:trPr>
        <w:tc>
          <w:tcPr>
            <w:tcW w:w="4160" w:type="dxa"/>
          </w:tcPr>
          <w:p w14:paraId="6619362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Security</w:t>
            </w:r>
          </w:p>
        </w:tc>
        <w:tc>
          <w:tcPr>
            <w:tcW w:w="4835" w:type="dxa"/>
          </w:tcPr>
          <w:p w14:paraId="703E4FA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Access to staff functions shall be role-based and enforced on the server, passwords shall follow the strong-password policy and be stored using industry-standard hashing, login attempts shall be rate-limited, and personal data shall be handled in accordance with the Data Privacy Act of 2012 [15].</w:t>
            </w:r>
          </w:p>
        </w:tc>
      </w:tr>
      <w:tr w:rsidR="004C7925" w:rsidRPr="009A1E73" w14:paraId="495DCEE3" w14:textId="77777777" w:rsidTr="00E25543">
        <w:trPr>
          <w:trHeight w:val="624"/>
          <w:jc w:val="center"/>
        </w:trPr>
        <w:tc>
          <w:tcPr>
            <w:tcW w:w="4160" w:type="dxa"/>
          </w:tcPr>
          <w:p w14:paraId="4E24CC8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Efficiency/Scalability</w:t>
            </w:r>
          </w:p>
        </w:tc>
        <w:tc>
          <w:tcPr>
            <w:tcW w:w="4835" w:type="dxa"/>
          </w:tcPr>
          <w:p w14:paraId="74C875D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shall support at least 5,000 registered residents and at least 300 concurrent attendance scans during peak assembly hours.</w:t>
            </w:r>
          </w:p>
        </w:tc>
      </w:tr>
      <w:tr w:rsidR="004C7925" w:rsidRPr="009A1E73" w:rsidTr="00E25543">
        <w:trPr>
          <w:trHeight w:val="624"/>
          <w:jc w:val="center"/>
        </w:trPr>
        <w:tc>
          <w:tcPr>
            <w:tcW w:w="416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Maintainability</w:t>
            </w:r>
          </w:p>
        </w:tc>
        <w:tc>
          <w:tcPr>
            <w:tcW w:w="4835"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Business logic shall be separated from the HTTP layer into services, and third-party integrations (SMS and Facebook) shall fail gracefully so that an outage never blocks posting an event or recording attendance.</w:t>
            </w:r>
          </w:p>
        </w:tc>
      </w:tr>
    </w:tbl>
    <w:p w14:paraId="2ED6B834" w14:textId="77777777" w:rsidR="004C7925" w:rsidRPr="009A1E73" w:rsidRDefault="004C7925">
      <w:pPr>
        <w:spacing w:after="120"/>
        <w:rPr>
          <w:rFonts w:ascii="Times New Roman" w:hAnsi="Times New Roman" w:cs="Times New Roman"/>
          <w:sz w:val="24"/>
          <w:szCs w:val="24"/>
        </w:rPr>
      </w:pPr>
    </w:p>
    <w:p w14:paraId="7E655F48" w14:textId="77777777" w:rsidR="004C7925" w:rsidRPr="009A1E73" w:rsidRDefault="00000000">
      <w:pPr>
        <w:pStyle w:val="Heading2"/>
        <w:rPr>
          <w:sz w:val="24"/>
          <w:szCs w:val="24"/>
        </w:rPr>
      </w:pPr>
      <w:r>
        <w:rPr>
          <w:sz w:val="24"/>
          <w:szCs w:val="24"/>
        </w:rPr>
        <w:t>System Design</w:t>
      </w:r>
    </w:p>
    <w:p w14:paraId="1205366F" w14:textId="77777777" w:rsidR="004C7925" w:rsidRPr="009A1E73" w:rsidRDefault="00000000">
      <w:pPr>
        <w:spacing w:before="240" w:after="240" w:line="480" w:lineRule="auto"/>
        <w:ind w:firstLine="720"/>
        <w:jc w:val="both"/>
        <w:rPr>
          <w:rFonts w:ascii="Times New Roman" w:eastAsia="Times New Roman" w:hAnsi="Times New Roman" w:cs="Times New Roman"/>
          <w:b/>
          <w:bCs/>
          <w:i/>
          <w:iCs/>
          <w:sz w:val="24"/>
          <w:szCs w:val="24"/>
        </w:rPr>
      </w:pPr>
      <w:r>
        <w:rPr>
          <w:rFonts w:ascii="Times New Roman" w:eastAsia="Times New Roman" w:hAnsi="Times New Roman" w:cs="Times New Roman"/>
          <w:sz w:val="24"/>
          <w:szCs w:val="24"/>
        </w:rPr>
        <w:t xml:space="preserve">System design translates the requirements in Table 3 and Table 4 into concrete models. Process models describe how data moves between residents, staff, and the system; the data model describes how information about residents, memberships, events, attendance, budgets, </w:t>
        <w:lastRenderedPageBreak/>
        <w:t>and inventory is structured and stored; and the architecture and interface designs describe how the system is organized internally and how it will be operated by its two classes of users.</w:t>
      </w:r>
    </w:p>
    <w:p w14:paraId="6D05FBBD" w14:textId="4CF79B1D" w:rsidR="004C7925" w:rsidRPr="009A1E73" w:rsidRDefault="00DD22E6">
      <w:pPr>
        <w:spacing w:before="240" w:after="80"/>
        <w:rPr>
          <w:rFonts w:ascii="Times New Roman" w:hAnsi="Times New Roman" w:cs="Times New Roman"/>
          <w:sz w:val="24"/>
          <w:szCs w:val="24"/>
        </w:rPr>
      </w:pPr>
      <w:r>
        <w:rPr>
          <w:rFonts w:ascii="Times New Roman" w:eastAsia="Times New Roman" w:hAnsi="Times New Roman" w:cs="Times New Roman"/>
          <w:b/>
          <w:bCs/>
          <w:i/>
          <w:iCs/>
          <w:sz w:val="24"/>
          <w:szCs w:val="24"/>
        </w:rPr>
        <w:t>3.4.1 Process Models</w:t>
      </w:r>
    </w:p>
    <w:p w14:paraId="19978370"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processes of PiaoConnect were modeled using a context diagram, a level-0 data flow diagram, and a use case diagram, each drawn using a single consistent notation. The context diagram in Figure 2 presents the system as a single process together with the external entities it exchanges data with: the resident/member and the barangay staff, who use the system directly, and two external services at the boundary of the study, the SMS gateway, through which event and system notifications are delivered to mobile phones, and the Facebook Graph API, through which posted events are published to the barangay’s Facebook Page. In-app notifications and post-event feedback prompts continue to be generated entirely within the system.</w:t>
      </w:r>
    </w:p>
    <w:p w14:paraId="649A2A3D" w14:textId="77777777" w:rsidR="004C7925" w:rsidRPr="009A1E73" w:rsidRDefault="00000000">
      <w:pPr>
        <w:jc w:val="center"/>
        <w:rPr>
          <w:rFonts w:ascii="Times New Roman" w:hAnsi="Times New Roman" w:cs="Times New Roman"/>
          <w:sz w:val="24"/>
          <w:szCs w:val="24"/>
        </w:rPr>
      </w:pPr>
      <w:r>
        <w:rPr>
          <w:rFonts w:ascii="Times New Roman" w:hAnsi="Times New Roman" w:cs="Times New Roman"/>
          <w:noProof/>
          <w:sz w:val="24"/>
          <w:szCs w:val="24"/>
        </w:rPr>
        <w:drawing>
          <wp:inline distT="114300" distB="114300" distL="114300" distR="114300" wp14:anchorId="0A533209" wp14:editId="4E4369AD">
            <wp:extent cx="5943600" cy="2857743"/>
            <wp:effectExtent l="0" t="0" r="0" b="0"/>
            <wp:docPr id="2" name="image4.png" descr="Context diagram of PiaoConnect"/>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943600" cy="2857743"/>
                    </a:xfrm>
                    <a:prstGeom prst="rect">
                      <a:avLst/>
                    </a:prstGeom>
                    <a:ln/>
                  </pic:spPr>
                </pic:pic>
              </a:graphicData>
            </a:graphic>
          </wp:inline>
        </w:drawing>
      </w:r>
    </w:p>
    <w:p w14:paraId="09535C1A" w14:textId="77777777" w:rsidR="004C7925" w:rsidRPr="009A1E73" w:rsidRDefault="00000000">
      <w:pPr>
        <w:spacing w:before="80" w:after="280"/>
        <w:jc w:val="center"/>
        <w:rPr>
          <w:rFonts w:ascii="Times New Roman" w:hAnsi="Times New Roman" w:cs="Times New Roman"/>
          <w:sz w:val="24"/>
          <w:szCs w:val="24"/>
        </w:rPr>
      </w:pPr>
      <w:r>
        <w:rPr>
          <w:rFonts w:ascii="Times New Roman" w:eastAsia="Times New Roman" w:hAnsi="Times New Roman" w:cs="Times New Roman"/>
          <w:b/>
          <w:bCs/>
          <w:i/>
          <w:iCs/>
        </w:rPr>
        <w:t xml:space="preserve">Figure 2. </w:t>
      </w:r>
      <w:r>
        <w:rPr>
          <w:rFonts w:ascii="Times New Roman" w:eastAsia="Times New Roman" w:hAnsi="Times New Roman" w:cs="Times New Roman"/>
          <w:i/>
          <w:iCs/>
        </w:rPr>
        <w:t>Context diagram of the proposed PiaoConnect system</w:t>
      </w:r>
      <w:r>
        <w:rPr>
          <w:rFonts w:ascii="Times New Roman" w:eastAsia="Times New Roman" w:hAnsi="Times New Roman" w:cs="Times New Roman"/>
          <w:i/>
          <w:iCs/>
          <w:sz w:val="24"/>
          <w:szCs w:val="24"/>
        </w:rPr>
        <w:t>.</w:t>
      </w:r>
    </w:p>
    <w:p w14:paraId="5E01012C" w14:textId="79A0D33B"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context diagram was decomposed into the level-0 data flow diagram in Figure 3, which details the five major processes of the system — managing resident and membership records (P1), generating and scanning QR codes for attendance (P2), managing and announcing events (P3), managing event budgets and barangay inventory (P4), and generating reports and collecting feedback (P5) — together with the data stores each process reads from or writes to, and the data each process exchanges with the SMS gateway and the Facebook Graph API.</w:t>
      </w:r>
    </w:p>
    <w:p w14:paraId="303A36EC" w14:textId="497A226B" w:rsidR="004C7925" w:rsidRPr="009A1E73" w:rsidRDefault="00000000" w:rsidP="00637F49">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A use case diagram was also prepared to capture the goals of each actor, shown in Figure 4. The Resident/Member can manage their own profile, display their QR code, view their attendance history, receive notifications, view posted events, and submit feedback on a past event: a rating and comment if they attended, or a reason if they did not, which they can edit for a short time, whose earlier versions stay visible as an edit history, and whose staff hearts and replies they can answer with a heart. The Barangay Staff can manage resident and membership records, generate QR codes, scan attendance, post events and trigger notifications, track event budgets and receipts, manage barangay inventory and the release and return of borrowed items, manage households, configure membership eligibility settings, archive and restore records, view the activity log, manage the barangay’s Facebook Page integration, generate printable reports (including a report limited to a single event), manage the list of name suffixes used in the resident forms, respond to member feedback with a heart and a reply, turn on two-step sign-in for their own account, and view their security alerts. One staff member is the Head Staff, a specialised Barangay Staff actor who inherits everything the Barangay Staff can do and, in addition, configures the feedback rules, manages staff accounts, transfers the Head Staff role to another staff member, generates recovery codes, and can recover Head Staff access from the login page if the password is forgotten. Because all of these actors can log in (UC-1), log out (UC-18), switch the interface language (UC-17), and change their password (UC-25), these four use cases are attached to a generalized Registered User actor from which the Barangay Staff and Resident/Member actors inherit. Registering a resident (UC-2) and displaying a QR code (UC-12) both include generating the member QR code (UC-5), and the release and return of borrowed items (UC-22) extends barangay inventory management (UC-9), as indicated by the include and extend relationships in Figure 4. The diagram is drawn full-width on its own A4 page so that every use case and its relationships remain legible.</w:t>
      </w:r>
    </w:p>
    <w:p>
      <w:pPr>
        <w:spacing w:after="0" w:before="0"/>
        <w:sectPr>
          <w:pgSz w:w="11906" w:h="16838" w:code="9"/>
          <w:pgMar w:top="1440" w:right="1440" w:bottom="1440" w:left="1440" w:header="360" w:footer="360" w:gutter="0"/>
          <w:cols w:space="720"/>
          <w:docGrid w:linePitch="299"/>
        </w:sectPr>
      </w:pPr>
    </w:p>
    <w:p w14:paraId="2396F7A4" w14:textId="77777777" w:rsidR="004C7925" w:rsidRPr="009A1E73" w:rsidRDefault="00000000">
      <w:pPr>
        <w:spacing w:before="0" w:after="0"/>
        <w:jc w:val="center"/>
        <w:rPr>
          <w:rFonts w:ascii="Times New Roman" w:hAnsi="Times New Roman" w:cs="Times New Roman"/>
          <w:sz w:val="24"/>
          <w:szCs w:val="24"/>
        </w:rPr>
      </w:pPr>
      <w:r>
        <w:rPr>
          <w:rFonts w:ascii="Times New Roman" w:hAnsi="Times New Roman" w:cs="Times New Roman"/>
          <w:noProof/>
          <w:sz w:val="24"/>
          <w:szCs w:val="24"/>
        </w:rPr>
        <w:drawing>
          <wp:inline distT="114300" distB="114300" distL="114300" distR="114300" wp14:anchorId="5A0E91A5" wp14:editId="1716798F">
            <wp:extent cx="6645910" cy="4061543"/>
            <wp:effectExtent l="0" t="0" r="0" b="0"/>
            <wp:docPr id="7" name="image5.png" descr="Level-0 data flow diagram of PiaoConnect"/>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6645910" cy="4061543"/>
                    </a:xfrm>
                    <a:prstGeom prst="rect">
                      <a:avLst/>
                    </a:prstGeom>
                    <a:ln/>
                  </pic:spPr>
                </pic:pic>
              </a:graphicData>
            </a:graphic>
          </wp:inline>
        </w:drawing>
      </w:r>
    </w:p>
    <w:p w14:paraId="71A70A12" w14:textId="77777777" w:rsidR="004C7925" w:rsidRPr="009A1E73" w:rsidRDefault="00000000">
      <w:pPr>
        <w:spacing w:before="60" w:after="0"/>
        <w:jc w:val="center"/>
        <w:rPr>
          <w:rFonts w:ascii="Times New Roman" w:hAnsi="Times New Roman" w:cs="Times New Roman"/>
        </w:rPr>
      </w:pPr>
      <w:r>
        <w:rPr>
          <w:rFonts w:ascii="Times New Roman" w:eastAsia="Times New Roman" w:hAnsi="Times New Roman" w:cs="Times New Roman"/>
          <w:b/>
          <w:bCs/>
          <w:i/>
          <w:iCs/>
        </w:rPr>
        <w:t xml:space="preserve">Figure 3. </w:t>
      </w:r>
      <w:r>
        <w:rPr>
          <w:rFonts w:ascii="Times New Roman" w:eastAsia="Times New Roman" w:hAnsi="Times New Roman" w:cs="Times New Roman"/>
          <w:i/>
          <w:iCs/>
        </w:rPr>
        <w:t>Level-0 data flow diagram of the proposed PiaoConnect system.</w:t>
      </w:r>
    </w:p>
    <w:p w14:paraId="4459C23E" w14:textId="77777777" w:rsidR="004C7925" w:rsidRPr="009A1E73" w:rsidRDefault="00000000">
      <w:pPr>
        <w:pageBreakBefore/>
        <w:spacing w:before="0" w:after="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114300" distR="114300" wp14:anchorId="31E94147" wp14:editId="3A74774D">
            <wp:extent cx="6645910" cy="7443419"/>
            <wp:effectExtent l="0" t="0" r="0" b="0"/>
            <wp:docPr id="4" name="image7.png" descr="Use case diagram of PiaoConnect"/>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6645910" cy="7443419"/>
                    </a:xfrm>
                    <a:prstGeom prst="rect">
                      <a:avLst/>
                    </a:prstGeom>
                    <a:ln/>
                  </pic:spPr>
                </pic:pic>
              </a:graphicData>
            </a:graphic>
          </wp:inline>
        </w:drawing>
      </w:r>
    </w:p>
    <w:p w14:paraId="427D9B71" w14:textId="50B32068" w:rsidR="004C7925" w:rsidRPr="009A1E73" w:rsidRDefault="00E2068A">
      <w:pPr>
        <w:spacing w:before="60" w:after="0"/>
        <w:jc w:val="center"/>
        <w:rPr>
          <w:rFonts w:ascii="Times New Roman" w:hAnsi="Times New Roman" w:cs="Times New Roman"/>
        </w:rPr>
        <w:sectPr>
          <w:pgSz w:w="11906" w:h="16838" w:code="9"/>
          <w:pgMar w:top="720" w:right="720" w:bottom="860" w:left="720" w:header="360" w:footer="360" w:gutter="0"/>
          <w:cols w:space="720"/>
        </w:sectPr>
      </w:pPr>
      <w:r>
        <w:rPr>
          <w:rFonts w:ascii="Times New Roman" w:eastAsia="Times New Roman" w:hAnsi="Times New Roman" w:cs="Times New Roman"/>
          <w:b/>
          <w:bCs/>
          <w:i/>
          <w:iCs/>
        </w:rPr>
        <w:t xml:space="preserve">Figure 4. </w:t>
      </w:r>
      <w:r>
        <w:rPr>
          <w:rFonts w:ascii="Times New Roman" w:eastAsia="Times New Roman" w:hAnsi="Times New Roman" w:cs="Times New Roman"/>
          <w:i/>
          <w:iCs/>
        </w:rPr>
        <w:t>Use case diagram of the proposed PiaoConnect system.</w:t>
      </w:r>
    </w:p>
    <w:p w14:paraId="67C10C80" w14:textId="3D03C6BC" w:rsidR="004C7925" w:rsidRPr="009A1E73" w:rsidRDefault="00DD22E6">
      <w:pPr>
        <w:spacing w:before="240" w:after="80"/>
        <w:rPr>
          <w:rFonts w:ascii="Times New Roman" w:hAnsi="Times New Roman" w:cs="Times New Roman"/>
          <w:sz w:val="24"/>
          <w:szCs w:val="24"/>
        </w:rPr>
      </w:pPr>
      <w:r>
        <w:rPr>
          <w:rFonts w:ascii="Times New Roman" w:eastAsia="Times New Roman" w:hAnsi="Times New Roman" w:cs="Times New Roman"/>
          <w:b/>
          <w:bCs/>
          <w:i/>
          <w:iCs/>
          <w:sz w:val="24"/>
          <w:szCs w:val="24"/>
        </w:rPr>
        <w:t>3.4.2 Data Model</w:t>
      </w:r>
    </w:p>
    <w:p w14:paraId="74096B28"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The data requirements of PiaoConnect were modeled as an entity-relationship diagram, shown in Figure 5, which is drawn full-width on its own landscape A4 page so that every entity, its attributes, and its relationships are legible; the framework-level tables that Laravel maintains for sessions, caching, and queued jobs are excluded. The central entity is users, which stores every resident and staff account and distinguishes the two through its role field; a resident becomes a system user directly, with household_id linking related residents through the households entity. A user may belong to one or more membership groups; this many-to-many relationship between users and memberships is resolved through the membership_residents junction entity, and a membership can be deactivated (is_active, deactivated_at, and deactivated_reason) without deleting it. Membership eligibility rules reference three lookup entities, age_brackets, civil_statuses, and current_statuses, the last of which also participates in a many-to-many relationship with users through the current_status_user junction entity, recording a user’s status history over time. The many-to-many relationship between users and events, expressed through participation in barangay activities, is resolved through the attendances junction entity, which holds exactly one row for each eligible resident or staff member of an event, enforced by a unique key on event_id and user_id. When an event is posted or its target memberships change, the system creates these rows in advance with no time-in, no time-out, and the status missed; a sign-in scan within the window from the call time to the event start sets time_in and changes the status to Incomplete, and a sign-out scan within the window from the event end to the closing call time sets time_out, after which the status becomes Complete. A member who never scans therefore remains missed and is reported as Absent, so attendance can be classified as Complete, Incomplete, or Absent without any additional table. feedback, absence_reasons, and event_expenses are likewise modeled as dependent entities of events, capturing post-event ratings and comments, the reasons of members who could not attend, and itemized expenses with their receipt files respectively; each feedback and absence_reasons row also carries the staff heart, the staff reply with its author (staff_replied_by references users), and the member’s heart on that reply, and feedback_edits keeps every earlier version of an edited entry, pointing to its feedback or absence_reasons row by kind and item_id without a foreign key, while event_inventory_items resolves the many-to-many relationship between events and inventory_items for equipment borrowed per event. Because one inventory item can hold units in different conditions at the same time (for example, 45 Good and 15 New monobloc chairs), inventory_items keeps its in-stock quantity split across four counts — new_quantity, good_quantity, fair_quantity, and poor_quantity — that always add up to quantity, while its condition field holds the item’s main (largest) condition for filters and reports; lost_quantity, lost_pending, and disposed_quantity remain separate counters. Staff choose which units an event borrows, so event_inventory_items stores the same four counts for what was lent out, and the units go back to the conditions they came from. event_inventory_releases records each subsequent return of those borrowed items back to stock, together with its evidence photo and the condition each returned unit came back in (the same four counts, so a unit that returns damaged can be restocked as Poor), and depends on both events and inventory_items; event_inventory_release_undos records each correction of a release, with the quantity undone, who undid it, and its own photo, so that a release can be partially or fully undone more than once. notifications and sms_logs each depend on users and, optionally, on events. activity_logs records a textual, staff-readable audit trail keyed by user_code but is not enforced by a foreign key, integration_settings is a standalone configuration entity holding the Facebook and SMS settings, and app_settings is a second standalone key/value entity holding the feedback rules that the Head Staff can change. Account security adds three entities that depend on users: security_alerts holds the alerts shown to a staff member, staff_recovery_codes holds the Head Staff’s hashed single-use recovery codes, and head_staff_transfers records each offer to move the Head Staff role from one staff member to another, with two references to users (from_user_id and to_user_id), a status, and an expiry time; the users entity itself gained the Head Staff flag, the must-change-password flag, suspension, failed-login, and lock-out fields, the last sign-in time and address, and the encrypted authenticator secret. Records are archived rather than erased: users, households, events, event_expenses, inventory_items, memberships, membership_residents, and the lookup entities age_brackets, civil_statuses, and current_statuses carry deleted_at (and, for most, deleted_by) columns that support the archive and restore functions, and events additionally carries a posted_to_facebook flag that records whether the event has already been published to the Facebook Page. Referential integrity is enforced with foreign keys: dependent rows such as attendances, feedback, absence_reasons, event_expenses, the security entities, and the inventory entities are removed together with their parent event, user, or item (ON DELETE CASCADE), whereas optional references such as feedback.staff_replied_by, events.membership_id, users.household_id, users.civil_status_id, and the membership eligibility columns are set to null when the referenced row is deleted. Further unique constraints protect data quality: one feedback entry and one absence reason per user and event, one status link per user, a unique user_code and household code, and, through three generated columns on users (full_name_key, household_head_of, and barangay_position_key) that are empty for archived rows, no duplicate active full name, no second head for the same household, and no duplicate active barangay position. Every entity has a designated primary key, and the model is normalized to the third normal form. Table 5 lists the entities and what each holds. Two standalone lookup entities complete the model: name_suffixes holds the suffixes (Jr., Sr., III, and so on) offered in the resident forms, and content_translations holds the stored Filipino and Bisaya translations of user-entered content; neither is linked to the other entities by a foreign key.</w:t>
      </w:r>
    </w:p>
    <w:p w14:paraId="2860C383" w14:textId="63B2287A"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5</w:t>
      </w:r>
    </w:p>
    <w:p w14:paraId="2339344F"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Entities of the Data Model</w:t>
      </w:r>
    </w:p>
    <w:tbl>
      <w:tblPr>
        <w:tblW w:w="901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00"/>
        <w:gridCol w:w="6295"/>
      </w:tblGrid>
      <w:tr w:rsidR="00D50352" w:rsidRPr="009A1E73" w14:paraId="75000002" w14:textId="77777777" w:rsidTr="00E25543">
        <w:trPr>
          <w:jc w:val="center"/>
        </w:trPr>
        <w:tc>
          <w:tcPr>
            <w:tcW w:w="2700" w:type="dxa"/>
            <w:shd w:val="clear" w:color="auto" w:fill="17365D" w:themeFill="text2" w:themeFillShade="BF"/>
            <w:vAlign w:val="center"/>
          </w:tcPr>
          <w:p w14:paraId="7500000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Entity</w:t>
            </w:r>
          </w:p>
        </w:tc>
        <w:tc>
          <w:tcPr>
            <w:tcW w:w="6295" w:type="dxa"/>
            <w:shd w:val="clear" w:color="auto" w:fill="17365D" w:themeFill="text2" w:themeFillShade="BF"/>
            <w:vAlign w:val="center"/>
          </w:tcPr>
          <w:p w14:paraId="7500000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Purpose</w:t>
            </w:r>
          </w:p>
        </w:tc>
      </w:tr>
      <w:tr w:rsidR="00D50352" w:rsidRPr="009A1E73" w14:paraId="75000005" w14:textId="77777777" w:rsidTr="00E25543">
        <w:trPr>
          <w:jc w:val="center"/>
        </w:trPr>
        <w:tc>
          <w:tcPr>
            <w:tcW w:w="2700" w:type="dxa"/>
          </w:tcPr>
          <w:p w14:paraId="7500000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users</w:t>
            </w:r>
          </w:p>
        </w:tc>
        <w:tc>
          <w:tcPr>
            <w:tcW w:w="6295" w:type="dxa"/>
          </w:tcPr>
          <w:p w14:paraId="750000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Every resident and barangay-staff account. A single table distinguished by its role field (Staff or Resident), linked to households and to civil_statuses, flagged has_account to mark whether the person can log in, and holding the full name (first, middle, last, and suffix kept as plain text), birth date, gender, address, contact number, preferred language, an optional validation ID, and the household-head flag. It also stores the barangay position (for example Captain or Secretary) used on printed reports. Archived users keep their row with deleted_at and deleted_by set, and generated key columns keep active names, household heads, and positions unique. For account security it also holds the Head Staff flag, a must-change-password flag, a suspension time, failed-login and lock-out fields, the last sign-in time and network address, the time the password was last changed, and an encrypted authenticator secret with its confirmation time.</w:t>
            </w:r>
          </w:p>
        </w:tc>
      </w:tr>
      <w:tr w:rsidR="00D50352" w:rsidRPr="009A1E73" w14:paraId="75000008" w14:textId="77777777" w:rsidTr="00E25543">
        <w:trPr>
          <w:jc w:val="center"/>
        </w:trPr>
        <w:tc>
          <w:tcPr>
            <w:tcW w:w="2700" w:type="dxa"/>
          </w:tcPr>
          <w:p w14:paraId="7500000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households</w:t>
            </w:r>
          </w:p>
        </w:tc>
        <w:tc>
          <w:tcPr>
            <w:tcW w:w="6295" w:type="dxa"/>
          </w:tcPr>
          <w:p w14:paraId="750000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household unit identified by a unique code, with its address and contact number, referenced by member users through household_id; supports grouping residents who live together and is archived with deleted_at rather than erased.</w:t>
            </w:r>
          </w:p>
        </w:tc>
      </w:tr>
      <w:tr w:rsidR="00D50352" w:rsidRPr="009A1E73" w14:paraId="7500000B" w14:textId="77777777" w:rsidTr="00E25543">
        <w:trPr>
          <w:jc w:val="center"/>
        </w:trPr>
        <w:tc>
          <w:tcPr>
            <w:tcW w:w="2700" w:type="dxa"/>
          </w:tcPr>
          <w:p w14:paraId="7500000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civil_statuses</w:t>
            </w:r>
          </w:p>
        </w:tc>
        <w:tc>
          <w:tcPr>
            <w:tcW w:w="6295" w:type="dxa"/>
          </w:tcPr>
          <w:p w14:paraId="7500000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Lookup table of civil-status labels (e.g., Single, Married), referenced by users and by membership eligibility rules.</w:t>
            </w:r>
          </w:p>
        </w:tc>
      </w:tr>
      <w:tr w:rsidR="00D50352" w:rsidRPr="009A1E73" w14:paraId="7500000E" w14:textId="77777777" w:rsidTr="00E25543">
        <w:trPr>
          <w:jc w:val="center"/>
        </w:trPr>
        <w:tc>
          <w:tcPr>
            <w:tcW w:w="2700" w:type="dxa"/>
          </w:tcPr>
          <w:p w14:paraId="7500000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age_brackets</w:t>
            </w:r>
          </w:p>
        </w:tc>
        <w:tc>
          <w:tcPr>
            <w:tcW w:w="6295" w:type="dxa"/>
          </w:tcPr>
          <w:p w14:paraId="750000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Lookup table of age ranges used to define which users are eligible for a given membership.</w:t>
            </w:r>
          </w:p>
        </w:tc>
      </w:tr>
      <w:tr w:rsidR="00D50352" w:rsidRPr="009A1E73" w14:paraId="75000011" w14:textId="77777777" w:rsidTr="00E25543">
        <w:trPr>
          <w:jc w:val="center"/>
        </w:trPr>
        <w:tc>
          <w:tcPr>
            <w:tcW w:w="2700" w:type="dxa"/>
          </w:tcPr>
          <w:p w14:paraId="750000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current_statuses</w:t>
            </w:r>
          </w:p>
        </w:tc>
        <w:tc>
          <w:tcPr>
            <w:tcW w:w="6295" w:type="dxa"/>
          </w:tcPr>
          <w:p w14:paraId="7500001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Lookup table of status labels (e.g., active, relocated) a user can hold over time, tracked historically through current_status_user.</w:t>
            </w:r>
          </w:p>
        </w:tc>
      </w:tr>
      <w:tr w:rsidR="00D50352" w:rsidRPr="009A1E73" w14:paraId="75000014" w14:textId="77777777" w:rsidTr="00E25543">
        <w:trPr>
          <w:jc w:val="center"/>
        </w:trPr>
        <w:tc>
          <w:tcPr>
            <w:tcW w:w="2700" w:type="dxa"/>
          </w:tcPr>
          <w:p w14:paraId="750000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current_status_user</w:t>
            </w:r>
          </w:p>
        </w:tc>
        <w:tc>
          <w:tcPr>
            <w:tcW w:w="6295" w:type="dxa"/>
          </w:tcPr>
          <w:p w14:paraId="7500001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Junction entity resolving the many-to-many relationship between users and current_statuses, recording each status a user has held.</w:t>
            </w:r>
          </w:p>
        </w:tc>
      </w:tr>
      <w:tr w:rsidR="00D50352" w:rsidRPr="009A1E73" w14:paraId="75000017" w14:textId="77777777" w:rsidTr="00E25543">
        <w:trPr>
          <w:jc w:val="center"/>
        </w:trPr>
        <w:tc>
          <w:tcPr>
            <w:tcW w:w="2700" w:type="dxa"/>
          </w:tcPr>
          <w:p w14:paraId="7500001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memberships</w:t>
            </w:r>
          </w:p>
        </w:tc>
        <w:tc>
          <w:tcPr>
            <w:tcW w:w="6295" w:type="dxa"/>
          </w:tcPr>
          <w:p w14:paraId="750000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defined membership group (for example, a Purok organization or the senior citizens’ association) with optional eligibility rules based on age bracket, civil status, current status, and gender, an active flag with the date and reason it was deactivated, and archive columns (deleted_at, deleted_by).</w:t>
            </w:r>
          </w:p>
        </w:tc>
      </w:tr>
      <w:tr w:rsidR="00D50352" w:rsidRPr="009A1E73" w14:paraId="7500001A" w14:textId="77777777" w:rsidTr="00E25543">
        <w:trPr>
          <w:jc w:val="center"/>
        </w:trPr>
        <w:tc>
          <w:tcPr>
            <w:tcW w:w="2700" w:type="dxa"/>
          </w:tcPr>
          <w:p w14:paraId="750000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membership_residents</w:t>
            </w:r>
          </w:p>
        </w:tc>
        <w:tc>
          <w:tcPr>
            <w:tcW w:w="6295" w:type="dxa"/>
          </w:tcPr>
          <w:p w14:paraId="7500001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Junction entity resolving the many-to-many relationship between users and memberships.</w:t>
            </w:r>
          </w:p>
        </w:tc>
      </w:tr>
      <w:tr w:rsidR="00D50352" w:rsidRPr="009A1E73" w14:paraId="7500001D" w14:textId="77777777" w:rsidTr="00E25543">
        <w:trPr>
          <w:jc w:val="center"/>
        </w:trPr>
        <w:tc>
          <w:tcPr>
            <w:tcW w:w="2700" w:type="dxa"/>
          </w:tcPr>
          <w:p w14:paraId="7500001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 xml:space="preserve">events</w:t>
            </w:r>
          </w:p>
        </w:tc>
        <w:tc>
          <w:tcPr>
            <w:tcW w:w="6295" w:type="dxa"/>
          </w:tcPr>
          <w:p w14:paraId="750000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barangay activity, holding its description, location, start and end times, the call times that open the sign-in and sign-out windows, the approved budget, the membership group(s) it is restricted to, the notification message sent for it, and a flag showing whether it has been posted to Facebook. Archived events keep their row with deleted_at and deleted_by set.</w:t>
            </w:r>
          </w:p>
        </w:tc>
      </w:tr>
      <w:tr w:rsidR="00D50352" w:rsidRPr="009A1E73" w14:paraId="75000020" w14:textId="77777777" w:rsidTr="00E25543">
        <w:trPr>
          <w:jc w:val="center"/>
        </w:trPr>
        <w:tc>
          <w:tcPr>
            <w:tcW w:w="2700" w:type="dxa"/>
          </w:tcPr>
          <w:p w14:paraId="750000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attendances</w:t>
            </w:r>
          </w:p>
        </w:tc>
        <w:tc>
          <w:tcPr>
            <w:tcW w:w="6295" w:type="dxa"/>
          </w:tcPr>
          <w:p w14:paraId="750000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Junction entity resolving the many-to-many relationship between users and events, with one row per eligible user per event (unique on event_id and user_id). It records the time-in, the time-out, and the attendance status — missed (no scan), Incomplete (one scan), or Complete (sign-in and sign-out) — which drives the attendance history and the Complete, Incomplete, and Absent labels in reports.</w:t>
            </w:r>
          </w:p>
        </w:tc>
      </w:tr>
      <w:tr w:rsidR="00D50352" w:rsidRPr="009A1E73" w14:paraId="75000023" w14:textId="77777777" w:rsidTr="00E25543">
        <w:trPr>
          <w:jc w:val="center"/>
        </w:trPr>
        <w:tc>
          <w:tcPr>
            <w:tcW w:w="2700" w:type="dxa"/>
          </w:tcPr>
          <w:p w14:paraId="750000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event_expenses</w:t>
            </w:r>
          </w:p>
        </w:tc>
        <w:tc>
          <w:tcPr>
            <w:tcW w:w="6295" w:type="dxa"/>
          </w:tcPr>
          <w:p w14:paraId="750000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An itemized expense charged against the approved budget of an event, including its supporting receipt files (image or PDF, one or several), the notes entered, and who recorded it; archived rows keep deleted_at.</w:t>
            </w:r>
          </w:p>
        </w:tc>
      </w:tr>
      <w:tr w:rsidR="00D50352" w:rsidRPr="009A1E73" w14:paraId="75000026" w14:textId="77777777" w:rsidTr="00E25543">
        <w:trPr>
          <w:jc w:val="center"/>
        </w:trPr>
        <w:tc>
          <w:tcPr>
            <w:tcW w:w="2700" w:type="dxa"/>
          </w:tcPr>
          <w:p w14:paraId="7500002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inventory_items</w:t>
            </w:r>
          </w:p>
        </w:tc>
        <w:tc>
          <w:tcPr>
            <w:tcW w:w="6295" w:type="dxa"/>
          </w:tcPr>
          <w:p w14:paraId="750000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barangay-owned asset, holding its in-stock quantity split by condition (new, good, fair, and poor counts that add up to the quantity), its main condition (New, Good, Fair, or Poor) used for filters and reports, storage location, notes, and one or more photos, together with its lost, pending-lost, and disposed unit counts, maintained independently of any single event and archived rather than erased.</w:t>
            </w:r>
          </w:p>
        </w:tc>
      </w:tr>
      <w:tr w:rsidR="00D50352" w:rsidRPr="009A1E73" w14:paraId="75000029" w14:textId="77777777" w:rsidTr="00E25543">
        <w:trPr>
          <w:jc w:val="center"/>
        </w:trPr>
        <w:tc>
          <w:tcPr>
            <w:tcW w:w="2700" w:type="dxa"/>
          </w:tcPr>
          <w:p w14:paraId="7500002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event_inventory_items</w:t>
            </w:r>
          </w:p>
        </w:tc>
        <w:tc>
          <w:tcPr>
            <w:tcW w:w="6295" w:type="dxa"/>
          </w:tcPr>
          <w:p w14:paraId="7500002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Junction entity resolving the many-to-many relationship between events and inventory_items, recording the quantity of each item borrowed for an event and how many of those units are New, Good, Fair, or Poor, as chosen by staff, so they can be returned to the same conditions.</w:t>
            </w:r>
          </w:p>
        </w:tc>
      </w:tr>
      <w:tr w:rsidR="00D50352" w:rsidRPr="009A1E73" w14:paraId="7500002C" w14:textId="77777777" w:rsidTr="00E25543">
        <w:trPr>
          <w:jc w:val="center"/>
        </w:trPr>
        <w:tc>
          <w:tcPr>
            <w:tcW w:w="2700" w:type="dxa"/>
          </w:tcPr>
          <w:p w14:paraId="7500002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feedback</w:t>
            </w:r>
          </w:p>
        </w:tc>
        <w:tc>
          <w:tcPr>
            <w:tcW w:w="6295" w:type="dxa"/>
          </w:tcPr>
          <w:p w14:paraId="7500002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 member’s rating (one to five stars) and comment for an event they attended, kept as one row per member and event. It also holds the staff heart (staff_liked_at), the staff reply with its time and author (staff_reply, staff_replied_at, staff_replied_by), and the time the member hearted that reply (member_liked_reply_at).</w:t>
            </w:r>
          </w:p>
        </w:tc>
      </w:tr>
      <w:tr w:rsidR="00D50352" w:rsidRPr="009A1E73" w14:paraId="7500002C" w14:textId="77777777" w:rsidTr="00E25543">
        <w:trPr>
          <w:jc w:val="center"/>
        </w:trPr>
        <w:tc>
          <w:tcPr>
            <w:tcW w:w="2700" w:type="dxa"/>
          </w:tcPr>
          <w:p w14:paraId="7500002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absence_reasons</w:t>
            </w:r>
          </w:p>
        </w:tc>
        <w:tc>
          <w:tcPr>
            <w:tcW w:w="6295" w:type="dxa"/>
          </w:tcPr>
          <w:p w14:paraId="7500002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 member’s reason for not attending a past event, chosen from a fixed list (schedule conflict, sick or unwell, didn’t know about it, no transportation, work or family duties, not interested, other) with an optional comment; one row per member and event. It carries the same staff heart, staff reply, and member heart on the reply as feedback.</w:t>
            </w:r>
          </w:p>
        </w:tc>
      </w:tr>
      <w:tr w:rsidR="00D50352" w:rsidRPr="009A1E73" w14:paraId="7500002C" w14:textId="77777777" w:rsidTr="00E25543">
        <w:trPr>
          <w:jc w:val="center"/>
        </w:trPr>
        <w:tc>
          <w:tcPr>
            <w:tcW w:w="2700" w:type="dxa"/>
          </w:tcPr>
          <w:p w14:paraId="7500002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feedback_edits</w:t>
            </w:r>
          </w:p>
        </w:tc>
        <w:tc>
          <w:tcPr>
            <w:tcW w:w="6295" w:type="dxa"/>
          </w:tcPr>
          <w:p w14:paraId="7500002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Earlier versions of an edited rating or reason (rating or reason, comment, and the time that version was written), kept so the edit history can be shown. Its kind field (rating or absence) and item_id point logically to the feedback or absence_reasons row; there is no foreign key because one table serves both.</w:t>
            </w:r>
          </w:p>
        </w:tc>
      </w:tr>
      <w:tr w:rsidR="00D50352" w:rsidRPr="009A1E73" w14:paraId="7500002F" w14:textId="77777777" w:rsidTr="00E25543">
        <w:trPr>
          <w:jc w:val="center"/>
        </w:trPr>
        <w:tc>
          <w:tcPr>
            <w:tcW w:w="2700" w:type="dxa"/>
          </w:tcPr>
          <w:p w14:paraId="7500003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notifications</w:t>
            </w:r>
          </w:p>
        </w:tc>
        <w:tc>
          <w:tcPr>
            <w:tcW w:w="6295" w:type="dxa"/>
          </w:tcPr>
          <w:p w14:paraId="750000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An in-app message delivered to a user regarding a posted event, a staff heart or reply on the user’s feedback, or a feedback entry sent by a member (shown to staff), with a read flag.</w:t>
            </w:r>
          </w:p>
        </w:tc>
      </w:tr>
      <w:tr w:rsidR="00D50352" w:rsidRPr="009A1E73" w14:paraId="75000032" w14:textId="77777777" w:rsidTr="00E25543">
        <w:trPr>
          <w:jc w:val="center"/>
        </w:trPr>
        <w:tc>
          <w:tcPr>
            <w:tcW w:w="2700" w:type="dxa"/>
          </w:tcPr>
          <w:p w14:paraId="7500003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sms_logs</w:t>
            </w:r>
          </w:p>
        </w:tc>
        <w:tc>
          <w:tcPr>
            <w:tcW w:w="6295" w:type="dxa"/>
          </w:tcPr>
          <w:p w14:paraId="750000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 record of an SMS sent, failed, or simulated for a user, optionally tied to an event, together with the destination number, message, delivery status, and the gateway’s response.</w:t>
            </w:r>
          </w:p>
        </w:tc>
      </w:tr>
      <w:tr w:rsidR="00D50352" w:rsidRPr="009A1E73" w14:paraId="75000035" w14:textId="77777777" w:rsidTr="00E25543">
        <w:trPr>
          <w:jc w:val="center"/>
        </w:trPr>
        <w:tc>
          <w:tcPr>
            <w:tcW w:w="2700" w:type="dxa"/>
          </w:tcPr>
          <w:p w14:paraId="750000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activity_logs</w:t>
            </w:r>
          </w:p>
        </w:tc>
        <w:tc>
          <w:tcPr>
            <w:tcW w:w="6295" w:type="dxa"/>
          </w:tcPr>
          <w:p w14:paraId="750000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textual, staff-readable audit trail of actions performed in the system, keyed by user_code as an informal reference rather than an enforced foreign key.</w:t>
            </w:r>
          </w:p>
        </w:tc>
      </w:tr>
      <w:tr w:rsidR="00D50352" w:rsidRPr="009A1E73" w14:paraId="75000038" w14:textId="77777777" w:rsidTr="00E25543">
        <w:trPr>
          <w:jc w:val="center"/>
        </w:trPr>
        <w:tc>
          <w:tcPr>
            <w:tcW w:w="2700" w:type="dxa"/>
          </w:tcPr>
          <w:p w14:paraId="750000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integration_settings</w:t>
            </w:r>
          </w:p>
        </w:tc>
        <w:tc>
          <w:tcPr>
            <w:tcW w:w="6295" w:type="dxa"/>
          </w:tcPr>
          <w:p w14:paraId="7500003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Standalone configuration entity (key/value pairs) for external integrations such as the Facebook Page and the SMS gateway, with no relationship to the other entities.</w:t>
            </w:r>
          </w:p>
        </w:tc>
      </w:tr>
      <w:tr w:rsidR="00D50352" w:rsidRPr="009A1E73" w14:paraId="75000038" w14:textId="77777777" w:rsidTr="00E25543">
        <w:trPr>
          <w:jc w:val="center"/>
        </w:trPr>
        <w:tc>
          <w:tcPr>
            <w:tcW w:w="2700" w:type="dxa"/>
          </w:tcPr>
          <w:p w14:paraId="750000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app_settings</w:t>
            </w:r>
          </w:p>
        </w:tc>
        <w:tc>
          <w:tcPr>
            <w:tcW w:w="6295" w:type="dxa"/>
          </w:tcPr>
          <w:p w14:paraId="7500003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Standalone key/value entity for settings the Head Staff can change in the system itself; it currently holds the feedback rules (hours until feedback closes and minutes allowed for editing).</w:t>
            </w:r>
          </w:p>
        </w:tc>
      </w:tr>
      <w:tr w:rsidR="00D50352" w:rsidRPr="009A1E73" w14:paraId="75000038" w14:textId="77777777" w:rsidTr="00E25543">
        <w:trPr>
          <w:jc w:val="center"/>
        </w:trPr>
        <w:tc>
          <w:tcPr>
            <w:tcW w:w="2700" w:type="dxa"/>
          </w:tcPr>
          <w:p w14:paraId="750000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head_staff_transfers</w:t>
            </w:r>
          </w:p>
        </w:tc>
        <w:tc>
          <w:tcPr>
            <w:tcW w:w="6295" w:type="dxa"/>
          </w:tcPr>
          <w:p w14:paraId="7500003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 Head Staff role transfer from one staff member to another, with its status (pending, accepted, cancelled, or expired) and the time the offer ends, 48 hours after it was made; both ends reference users.</w:t>
            </w:r>
          </w:p>
        </w:tc>
      </w:tr>
      <w:tr w:rsidR="00D50352" w:rsidRPr="009A1E73" w14:paraId="75000038" w14:textId="77777777" w:rsidTr="00E25543">
        <w:trPr>
          <w:jc w:val="center"/>
        </w:trPr>
        <w:tc>
          <w:tcPr>
            <w:tcW w:w="2700" w:type="dxa"/>
          </w:tcPr>
          <w:p w14:paraId="750000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security_alerts</w:t>
            </w:r>
          </w:p>
        </w:tc>
        <w:tc>
          <w:tcPr>
            <w:tcW w:w="6295" w:type="dxa"/>
          </w:tcPr>
          <w:p w14:paraId="7500003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 security alert shown to one staff member (for example a sign-in from a new network, an account lock, a password reset, or a role transfer), with its type, title, message, and a read flag; depends on users.</w:t>
            </w:r>
          </w:p>
        </w:tc>
      </w:tr>
      <w:tr w:rsidR="00D50352" w:rsidRPr="009A1E73" w14:paraId="75000038" w14:textId="77777777" w:rsidTr="00E25543">
        <w:trPr>
          <w:jc w:val="center"/>
        </w:trPr>
        <w:tc>
          <w:tcPr>
            <w:tcW w:w="2700" w:type="dxa"/>
          </w:tcPr>
          <w:p w14:paraId="750000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staff_recovery_codes</w:t>
            </w:r>
          </w:p>
        </w:tc>
        <w:tc>
          <w:tcPr>
            <w:tcW w:w="6295" w:type="dxa"/>
          </w:tcPr>
          <w:p w14:paraId="7500003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Head Staff’s single-use recovery codes, stored only as hashes with the time each was used; depends on users.</w:t>
            </w:r>
          </w:p>
        </w:tc>
      </w:tr>
      <w:tr w:rsidR="00D50352" w:rsidRPr="009A1E73" w14:paraId="0C53DB27" w14:textId="77777777">
        <w:trPr>
          <w:jc w:val="center"/>
        </w:trPr>
        <w:tc>
          <w:tcPr>
            <w:tcW w:w="2700" w:type="dxa"/>
          </w:tcPr>
          <w:p w14:paraId="288A89E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event_inventory_releases</w:t>
            </w:r>
          </w:p>
        </w:tc>
        <w:tc>
          <w:tcPr>
            <w:tcW w:w="6295" w:type="dxa"/>
          </w:tcPr>
          <w:p w14:paraId="6006DB9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Records each physical release (return) of borrowed inventory back to stock for an event_inventory_items borrow, in the quantity actually returned and the condition (New, Good, Fair, or Poor) each returned unit came back in, together with who released it and the evidence photo or photos that accompanied the release. Distinct from event_inventory_items, which records what was borrowed rather than what has been returned.</w:t>
            </w:r>
          </w:p>
        </w:tc>
      </w:tr>
      <w:tr w:rsidR="00D50352" w:rsidRPr="009A1E73">
        <w:trPr>
          <w:jc w:val="center"/>
        </w:trPr>
        <w:tc>
          <w:tcPr>
            <w:tcW w:w="2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event_inventory_release_undos</w:t>
            </w:r>
          </w:p>
        </w:tc>
        <w:tc>
          <w:tcPr>
            <w:tcW w:w="62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Records each correction of a release — the quantity undone, who undid it, when, and the photo supporting the correction — and depends on event_inventory_releases. A single release may have several undo entries until its quantity is fully reversed.</w:t>
            </w:r>
          </w:p>
        </w:tc>
      </w:tr>
      <w:tr w:rsidR="00D50352" w:rsidRPr="009A1E73">
        <w:trPr>
          <w:jc w:val="center"/>
        </w:trPr>
        <w:tc>
          <w:tcPr>
            <w:tcW w:w="2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name_suffixes</w:t>
            </w:r>
          </w:p>
        </w:tc>
        <w:tc>
          <w:tcPr>
            <w:tcW w:w="62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Lookup table of name suffixes (for example Jr., Sr., and III) that staff maintain and that populates the Suffix dropdown in the resident forms; users.suffix stores the chosen value as text, so the table has no foreign key.</w:t>
            </w:r>
          </w:p>
        </w:tc>
      </w:tr>
      <w:tr w:rsidR="00D50352" w:rsidRPr="009A1E73">
        <w:trPr>
          <w:jc w:val="center"/>
        </w:trPr>
        <w:tc>
          <w:tcPr>
            <w:tcW w:w="2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content_translations</w:t>
            </w:r>
          </w:p>
        </w:tc>
        <w:tc>
          <w:tcPr>
            <w:tcW w:w="629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Stores one translated string per key and locale (tl or ceb) for user-entered content such as event, membership, inventory, and expense text, so the interface can show it in the language the user chose; it has no relationship to the other entities.</w:t>
            </w:r>
          </w:p>
        </w:tc>
      </w:tr>
    </w:tbl>
    <w:p>
      <w:pPr>
        <w:spacing w:after="0" w:before="0"/>
        <w:sectPr>
          <w:pgSz w:w="11906" w:h="16838" w:code="9"/>
          <w:pgMar w:top="1440" w:right="1440" w:bottom="1440" w:left="1440" w:header="360" w:footer="360" w:gutter="0"/>
          <w:cols w:space="720"/>
          <w:docGrid w:linePitch="299"/>
        </w:sectPr>
      </w:pPr>
    </w:p>
    <w:p w14:paraId="5B371A37" w14:textId="148F2BE1" w:rsidR="00D50352" w:rsidRPr="009A1E73" w:rsidRDefault="007A2D9F">
      <w:pPr>
        <w:spacing w:after="0" w:before="0"/>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114300" distR="114300" wp14:anchorId="504EADB4" wp14:editId="4E5FE4CD">
            <wp:extent cx="9500000" cy="4701786"/>
            <wp:effectExtent l="0" t="0" r="0" b="0"/>
            <wp:docPr id="53775859" name="image7.png" descr="Entity-relationship diagram of PiaoConnect"/>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cstate="print"/>
                    <a:srcRect/>
                    <a:stretch>
                      <a:fillRect/>
                    </a:stretch>
                  </pic:blipFill>
                  <pic:spPr>
                    <a:xfrm>
                      <a:off x="0" y="0"/>
                      <a:ext cx="9500000" cy="4701786"/>
                    </a:xfrm>
                    <a:prstGeom prst="rect">
                      <a:avLst/>
                    </a:prstGeom>
                    <a:ln/>
                  </pic:spPr>
                </pic:pic>
              </a:graphicData>
            </a:graphic>
          </wp:inline>
        </w:drawing>
      </w:r>
    </w:p>
    <w:p w14:paraId="46F140BC" w14:textId="2964A15D" w:rsidR="004C7925" w:rsidRPr="009A1E73" w:rsidRDefault="00000000">
      <w:pPr>
        <w:spacing w:before="60" w:after="0"/>
        <w:jc w:val="center"/>
        <w:rPr>
          <w:rFonts w:ascii="Times New Roman" w:hAnsi="Times New Roman" w:cs="Times New Roman"/>
        </w:rPr>
        <w:sectPr>
          <w:pgSz w:w="16838" w:h="11906" w:code="9" w:orient="landscape"/>
          <w:pgMar w:top="720" w:right="720" w:bottom="860" w:left="720" w:header="360" w:footer="360" w:gutter="0"/>
          <w:cols w:space="720"/>
        </w:sectPr>
      </w:pPr>
      <w:r>
        <w:rPr>
          <w:rFonts w:ascii="Times New Roman" w:eastAsia="Times New Roman" w:hAnsi="Times New Roman" w:cs="Times New Roman"/>
          <w:b/>
          <w:bCs/>
          <w:i/>
          <w:iCs/>
        </w:rPr>
        <w:t xml:space="preserve">Figure 5. </w:t>
      </w:r>
      <w:r>
        <w:rPr>
          <w:rFonts w:ascii="Times New Roman" w:eastAsia="Times New Roman" w:hAnsi="Times New Roman" w:cs="Times New Roman"/>
          <w:i/>
          <w:iCs/>
        </w:rPr>
        <w:t>Entity-relationship diagram of the proposed PiaoConnect system.</w:t>
      </w:r>
    </w:p>
    <w:p w14:paraId="304D4CBB" w14:textId="02EF164B"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Every field of every entity in Figure 5 will be documented in a complete data dictionary; Table 6 and Table 7 show excerpts for the users, events, attendances, inventory, feedback, and security entities (including the per-condition unit counts of inventory_items, event_inventory_items, and event_inventory_releases, the account-security fields of users, and the heart and reply fields of feedback and absence_reasons) as an example of the level of detail to be maintained for each table.</w:t>
      </w:r>
    </w:p>
    <w:p w14:paraId="20857302" w14:textId="78B3B6EA" w:rsidR="004C7925"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t xml:space="preserve">Table 6</w:t>
      </w:r>
    </w:p>
    <w:p w14:paraId="3A99DBBC" w14:textId="77777777" w:rsidR="004C7925"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Data Dictionary Excerpt — users</w:t>
      </w:r>
    </w:p>
    <w:tbl>
      <w:tblPr>
        <w:tblStyle w:val="a2"/>
        <w:tblW w:w="89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0"/>
        <w:gridCol w:w="1636"/>
        <w:gridCol w:w="700"/>
        <w:gridCol w:w="600"/>
        <w:gridCol w:w="3808"/>
      </w:tblGrid>
      <w:tr w:rsidR="004C7925" w:rsidRPr="009A1E73" w14:paraId="00EB66A6" w14:textId="77777777" w:rsidTr="00E2068A">
        <w:trPr>
          <w:jc w:val="center"/>
        </w:trPr>
        <w:tc>
          <w:tcPr>
            <w:tcW w:w="2250" w:type="dxa"/>
            <w:shd w:val="clear" w:color="auto" w:fill="17365D" w:themeFill="text2" w:themeFillShade="BF"/>
          </w:tcPr>
          <w:p w14:paraId="3B8F8421"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Field</w:t>
            </w:r>
          </w:p>
        </w:tc>
        <w:tc>
          <w:tcPr>
            <w:tcW w:w="1636" w:type="dxa"/>
            <w:shd w:val="clear" w:color="auto" w:fill="17365D" w:themeFill="text2" w:themeFillShade="BF"/>
          </w:tcPr>
          <w:p w14:paraId="0BCCAEBF"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Type</w:t>
            </w:r>
          </w:p>
        </w:tc>
        <w:tc>
          <w:tcPr>
            <w:tcW w:w="700" w:type="dxa"/>
            <w:shd w:val="clear" w:color="auto" w:fill="17365D" w:themeFill="text2" w:themeFillShade="BF"/>
          </w:tcPr>
          <w:p w14:paraId="4658972C"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Size</w:t>
            </w:r>
          </w:p>
        </w:tc>
        <w:tc>
          <w:tcPr>
            <w:tcW w:w="600" w:type="dxa"/>
            <w:shd w:val="clear" w:color="auto" w:fill="17365D" w:themeFill="text2" w:themeFillShade="BF"/>
          </w:tcPr>
          <w:p w14:paraId="4FAC5F41"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Key</w:t>
            </w:r>
          </w:p>
        </w:tc>
        <w:tc>
          <w:tcPr>
            <w:tcW w:w="3809" w:type="dxa"/>
            <w:shd w:val="clear" w:color="auto" w:fill="17365D" w:themeFill="text2" w:themeFillShade="BF"/>
          </w:tcPr>
          <w:p w14:paraId="22CF2C83"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Description</w:t>
            </w:r>
          </w:p>
        </w:tc>
      </w:tr>
      <w:tr w:rsidR="004C7925" w:rsidRPr="009A1E73" w14:paraId="0E74DE6A" w14:textId="77777777" w:rsidTr="00E2068A">
        <w:trPr>
          <w:jc w:val="center"/>
        </w:trPr>
        <w:tc>
          <w:tcPr>
            <w:tcW w:w="2250" w:type="dxa"/>
          </w:tcPr>
          <w:p w14:paraId="61CDA59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id</w:t>
            </w:r>
          </w:p>
        </w:tc>
        <w:tc>
          <w:tcPr>
            <w:tcW w:w="1636" w:type="dxa"/>
          </w:tcPr>
          <w:p w14:paraId="2956E0B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14:paraId="04F85EC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47596B0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PK</w:t>
            </w:r>
          </w:p>
        </w:tc>
        <w:tc>
          <w:tcPr>
            <w:tcW w:w="3809" w:type="dxa"/>
          </w:tcPr>
          <w:p w14:paraId="4C6D0C1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Unique identifier of a user account (resident or staff)</w:t>
            </w:r>
          </w:p>
        </w:tc>
      </w:tr>
      <w:tr w:rsidR="004C7925" w:rsidRPr="009A1E73" w14:paraId="14F01F12" w14:textId="77777777" w:rsidTr="00E2068A">
        <w:trPr>
          <w:jc w:val="center"/>
        </w:trPr>
        <w:tc>
          <w:tcPr>
            <w:tcW w:w="2250" w:type="dxa"/>
          </w:tcPr>
          <w:p w14:paraId="3485541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user_code</w:t>
            </w:r>
          </w:p>
        </w:tc>
        <w:tc>
          <w:tcPr>
            <w:tcW w:w="1636" w:type="dxa"/>
          </w:tcPr>
          <w:p w14:paraId="79F89A9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514EE28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50</w:t>
            </w:r>
          </w:p>
        </w:tc>
        <w:tc>
          <w:tcPr>
            <w:tcW w:w="600" w:type="dxa"/>
          </w:tcPr>
          <w:p w14:paraId="5A5528E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100E701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Human-readable code assigned to the user (e.g., PR-0006), used in logs and QR payloads</w:t>
            </w:r>
          </w:p>
        </w:tc>
      </w:tr>
      <w:tr w:rsidR="004C7925" w:rsidRPr="009A1E73" w14:paraId="14F01F12" w14:textId="77777777" w:rsidTr="00E2068A">
        <w:trPr>
          <w:jc w:val="center"/>
        </w:trPr>
        <w:tc>
          <w:tcPr>
            <w:tcW w:w="2250" w:type="dxa"/>
          </w:tcPr>
          <w:p w14:paraId="3485541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first_name</w:t>
            </w:r>
          </w:p>
        </w:tc>
        <w:tc>
          <w:tcPr>
            <w:tcW w:w="1636" w:type="dxa"/>
          </w:tcPr>
          <w:p w14:paraId="79F89A9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514EE28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70</w:t>
            </w:r>
          </w:p>
        </w:tc>
        <w:tc>
          <w:tcPr>
            <w:tcW w:w="600" w:type="dxa"/>
          </w:tcPr>
          <w:p w14:paraId="5A5528E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100E701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Given name of the person</w:t>
            </w:r>
          </w:p>
        </w:tc>
      </w:tr>
      <w:tr w:rsidR="004C7925" w:rsidRPr="009A1E73" w14:paraId="14F01F12" w14:textId="77777777" w:rsidTr="00E2068A">
        <w:trPr>
          <w:jc w:val="center"/>
        </w:trPr>
        <w:tc>
          <w:tcPr>
            <w:tcW w:w="2250" w:type="dxa"/>
          </w:tcPr>
          <w:p w14:paraId="3485541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last_name</w:t>
            </w:r>
          </w:p>
        </w:tc>
        <w:tc>
          <w:tcPr>
            <w:tcW w:w="1636" w:type="dxa"/>
          </w:tcPr>
          <w:p w14:paraId="79F89A9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514EE28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70</w:t>
            </w:r>
          </w:p>
        </w:tc>
        <w:tc>
          <w:tcPr>
            <w:tcW w:w="600" w:type="dxa"/>
          </w:tcPr>
          <w:p w14:paraId="5A5528E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100E701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Family name of the person</w:t>
            </w:r>
          </w:p>
        </w:tc>
      </w:tr>
      <w:tr w:rsidR="004C7925" w:rsidRPr="009A1E73" w14:paraId="14F01F12" w14:textId="77777777" w:rsidTr="00E2068A">
        <w:trPr>
          <w:jc w:val="center"/>
        </w:trPr>
        <w:tc>
          <w:tcPr>
            <w:tcW w:w="2250" w:type="dxa"/>
          </w:tcPr>
          <w:p w14:paraId="3485541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middle_name</w:t>
            </w:r>
          </w:p>
        </w:tc>
        <w:tc>
          <w:tcPr>
            <w:tcW w:w="1636" w:type="dxa"/>
          </w:tcPr>
          <w:p w14:paraId="79F89A9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514EE28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70</w:t>
            </w:r>
          </w:p>
        </w:tc>
        <w:tc>
          <w:tcPr>
            <w:tcW w:w="600" w:type="dxa"/>
          </w:tcPr>
          <w:p w14:paraId="5A5528E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100E701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Middle name of the person (optional)</w:t>
            </w:r>
          </w:p>
        </w:tc>
      </w:tr>
      <w:tr w:rsidR="004C7925" w:rsidRPr="009A1E73" w14:paraId="14F01F12" w14:textId="77777777" w:rsidTr="00E2068A">
        <w:trPr>
          <w:jc w:val="center"/>
        </w:trPr>
        <w:tc>
          <w:tcPr>
            <w:tcW w:w="2250" w:type="dxa"/>
          </w:tcPr>
          <w:p w14:paraId="3485541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suffix</w:t>
            </w:r>
          </w:p>
        </w:tc>
        <w:tc>
          <w:tcPr>
            <w:tcW w:w="1636" w:type="dxa"/>
          </w:tcPr>
          <w:p w14:paraId="79F89A9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514EE28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10</w:t>
            </w:r>
          </w:p>
        </w:tc>
        <w:tc>
          <w:tcPr>
            <w:tcW w:w="600" w:type="dxa"/>
          </w:tcPr>
          <w:p w14:paraId="5A5528E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100E701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Name suffix chosen from the name_suffixes list (for example Jr. or III); stored as text</w:t>
            </w:r>
          </w:p>
        </w:tc>
      </w:tr>
      <w:tr w:rsidR="004C7925" w:rsidRPr="009A1E73" w14:paraId="2AB620BC" w14:textId="77777777" w:rsidTr="00E2068A">
        <w:trPr>
          <w:trHeight w:val="770"/>
          <w:jc w:val="center"/>
        </w:trPr>
        <w:tc>
          <w:tcPr>
            <w:tcW w:w="2250" w:type="dxa"/>
          </w:tcPr>
          <w:p w14:paraId="5AE4A5C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civil_status_id</w:t>
            </w:r>
          </w:p>
        </w:tc>
        <w:tc>
          <w:tcPr>
            <w:tcW w:w="1636" w:type="dxa"/>
          </w:tcPr>
          <w:p w14:paraId="10B935B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14:paraId="2C4D6BB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312A2FF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FK</w:t>
            </w:r>
          </w:p>
        </w:tc>
        <w:tc>
          <w:tcPr>
            <w:tcW w:w="3809" w:type="dxa"/>
          </w:tcPr>
          <w:p w14:paraId="3A7EBA1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References the user's civil status (lookup)</w:t>
            </w:r>
          </w:p>
        </w:tc>
      </w:tr>
      <w:tr w:rsidR="004C7925" w:rsidRPr="009A1E73" w:rsidTr="00E2068A">
        <w:trPr>
          <w:trHeight w:val="770"/>
          <w:jc w:val="center"/>
        </w:trPr>
        <w:tc>
          <w:tcPr>
            <w:tcW w:w="225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contact_number</w:t>
            </w:r>
          </w:p>
        </w:tc>
        <w:tc>
          <w:tcPr>
            <w:tcW w:w="1636"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VARCHAR</w:t>
            </w:r>
          </w:p>
        </w:tc>
        <w:tc>
          <w:tcPr>
            <w:tcW w:w="7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15</w:t>
            </w:r>
          </w:p>
        </w:tc>
        <w:tc>
          <w:tcPr>
            <w:tcW w:w="6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Mobile number of the person; must be eleven digits beginning with 09 and is used for SMS notifications</w:t>
            </w:r>
          </w:p>
        </w:tc>
      </w:tr>
      <w:tr w:rsidR="004C7925" w:rsidRPr="009A1E73" w:rsidTr="00E2068A">
        <w:trPr>
          <w:trHeight w:val="770"/>
          <w:jc w:val="center"/>
        </w:trPr>
        <w:tc>
          <w:tcPr>
            <w:tcW w:w="225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gender</w:t>
            </w:r>
          </w:p>
        </w:tc>
        <w:tc>
          <w:tcPr>
            <w:tcW w:w="1636"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ENUM</w:t>
            </w:r>
          </w:p>
        </w:tc>
        <w:tc>
          <w:tcPr>
            <w:tcW w:w="7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Gender of the person: Male or Female (optional)</w:t>
            </w:r>
          </w:p>
        </w:tc>
      </w:tr>
      <w:tr w:rsidR="004C7925" w:rsidRPr="009A1E73" w:rsidTr="00E2068A">
        <w:trPr>
          <w:trHeight w:val="770"/>
          <w:jc w:val="center"/>
        </w:trPr>
        <w:tc>
          <w:tcPr>
            <w:tcW w:w="225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birth_date</w:t>
            </w:r>
          </w:p>
        </w:tc>
        <w:tc>
          <w:tcPr>
            <w:tcW w:w="1636"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w:t>
            </w:r>
          </w:p>
        </w:tc>
        <w:tc>
          <w:tcPr>
            <w:tcW w:w="7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 of birth, from which age is computed for membership eligibility and report age breakdowns</w:t>
            </w:r>
          </w:p>
        </w:tc>
      </w:tr>
      <w:tr w:rsidR="004C7925" w:rsidRPr="009A1E73" w:rsidTr="00E2068A">
        <w:trPr>
          <w:trHeight w:val="770"/>
          <w:jc w:val="center"/>
        </w:trPr>
        <w:tc>
          <w:tcPr>
            <w:tcW w:w="225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address</w:t>
            </w:r>
          </w:p>
        </w:tc>
        <w:tc>
          <w:tcPr>
            <w:tcW w:w="1636"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150</w:t>
            </w:r>
          </w:p>
        </w:tc>
        <w:tc>
          <w:tcPr>
            <w:tcW w:w="6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Home address of the person (optional)</w:t>
            </w:r>
          </w:p>
        </w:tc>
      </w:tr>
      <w:tr w:rsidR="004C7925" w:rsidRPr="009A1E73" w14:paraId="5412E449" w14:textId="77777777" w:rsidTr="00E2068A">
        <w:trPr>
          <w:jc w:val="center"/>
        </w:trPr>
        <w:tc>
          <w:tcPr>
            <w:tcW w:w="2250" w:type="dxa"/>
          </w:tcPr>
          <w:p w14:paraId="281282F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household_id</w:t>
            </w:r>
          </w:p>
        </w:tc>
        <w:tc>
          <w:tcPr>
            <w:tcW w:w="1636" w:type="dxa"/>
          </w:tcPr>
          <w:p w14:paraId="69383B0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14:paraId="2D3DD6A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385FE33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FK</w:t>
            </w:r>
          </w:p>
        </w:tc>
        <w:tc>
          <w:tcPr>
            <w:tcW w:w="3809" w:type="dxa"/>
          </w:tcPr>
          <w:p w14:paraId="519B763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References the household the user belongs to</w:t>
            </w:r>
          </w:p>
        </w:tc>
      </w:tr>
      <w:tr w:rsidR="004C7925" w:rsidRPr="009A1E73" w14:paraId="5412E449" w14:textId="77777777" w:rsidTr="00E2068A">
        <w:trPr>
          <w:jc w:val="center"/>
        </w:trPr>
        <w:tc>
          <w:tcPr>
            <w:tcW w:w="2250" w:type="dxa"/>
          </w:tcPr>
          <w:p w14:paraId="281282F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household_code</w:t>
            </w:r>
          </w:p>
        </w:tc>
        <w:tc>
          <w:tcPr>
            <w:tcW w:w="1636" w:type="dxa"/>
          </w:tcPr>
          <w:p w14:paraId="69383B0A"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2D3DD6A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30</w:t>
            </w:r>
          </w:p>
        </w:tc>
        <w:tc>
          <w:tcPr>
            <w:tcW w:w="600" w:type="dxa"/>
          </w:tcPr>
          <w:p w14:paraId="385FE33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519B763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Code of the household, kept with the user record for quick lookup and display</w:t>
            </w:r>
          </w:p>
        </w:tc>
      </w:tr>
      <w:tr w:rsidR="004C7925" w:rsidRPr="009A1E73" w:rsidTr="00E2068A">
        <w:trPr>
          <w:jc w:val="center"/>
        </w:trPr>
        <w:tc>
          <w:tcPr>
            <w:tcW w:w="225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is_household_head</w:t>
            </w:r>
          </w:p>
        </w:tc>
        <w:tc>
          <w:tcPr>
            <w:tcW w:w="1636"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TINYINT</w:t>
            </w:r>
          </w:p>
        </w:tc>
        <w:tc>
          <w:tcPr>
            <w:tcW w:w="7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w:t>
            </w:r>
          </w:p>
        </w:tc>
        <w:tc>
          <w:tcPr>
            <w:tcW w:w="6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Marks the user as the head of the household, whose number also receives household SMS notices</w:t>
            </w:r>
          </w:p>
        </w:tc>
      </w:tr>
      <w:tr w:rsidR="004C7925" w:rsidRPr="009A1E73" w:rsidTr="00E2068A">
        <w:trPr>
          <w:jc w:val="center"/>
        </w:trPr>
        <w:tc>
          <w:tcPr>
            <w:tcW w:w="225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preferred_language</w:t>
            </w:r>
          </w:p>
        </w:tc>
        <w:tc>
          <w:tcPr>
            <w:tcW w:w="1636"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VARCHAR</w:t>
            </w:r>
          </w:p>
        </w:tc>
        <w:tc>
          <w:tcPr>
            <w:tcW w:w="7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10</w:t>
            </w:r>
          </w:p>
        </w:tc>
        <w:tc>
          <w:tcPr>
            <w:tcW w:w="6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Interface language chosen by the user (en for English, tl for Filipino/Tagalog, or ceb for Bisaya); defaults to en</w:t>
            </w:r>
          </w:p>
        </w:tc>
      </w:tr>
      <w:tr w:rsidR="004C7925" w:rsidRPr="009A1E73" w:rsidTr="00E2068A">
        <w:trPr>
          <w:jc w:val="center"/>
        </w:trPr>
        <w:tc>
          <w:tcPr>
            <w:tcW w:w="225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password</w:t>
            </w:r>
          </w:p>
        </w:tc>
        <w:tc>
          <w:tcPr>
            <w:tcW w:w="1636"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VARCHAR</w:t>
            </w:r>
          </w:p>
        </w:tc>
        <w:tc>
          <w:tcPr>
            <w:tcW w:w="7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255</w:t>
            </w:r>
          </w:p>
        </w:tc>
        <w:tc>
          <w:tcPr>
            <w:tcW w:w="60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Hashed password; set only when has_account is true and validated against the strong-password policy</w:t>
            </w:r>
          </w:p>
        </w:tc>
      </w:tr>
      <w:tr w:rsidR="004C7925" w:rsidRPr="009A1E73" w14:paraId="59D655D0" w14:textId="77777777" w:rsidTr="00E2068A">
        <w:trPr>
          <w:jc w:val="center"/>
        </w:trPr>
        <w:tc>
          <w:tcPr>
            <w:tcW w:w="2250" w:type="dxa"/>
          </w:tcPr>
          <w:p w14:paraId="73CCA9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role</w:t>
            </w:r>
          </w:p>
        </w:tc>
        <w:tc>
          <w:tcPr>
            <w:tcW w:w="1636" w:type="dxa"/>
          </w:tcPr>
          <w:p w14:paraId="0D84CE5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ENUM</w:t>
            </w:r>
          </w:p>
        </w:tc>
        <w:tc>
          <w:tcPr>
            <w:tcW w:w="700" w:type="dxa"/>
          </w:tcPr>
          <w:p w14:paraId="3AECC95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28F480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46F902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Account type: Staff or Resident</w:t>
            </w:r>
          </w:p>
        </w:tc>
      </w:tr>
      <w:tr w:rsidR="004C7925" w:rsidRPr="009A1E73" w14:paraId="59D655D0" w14:textId="77777777" w:rsidTr="00E2068A">
        <w:trPr>
          <w:jc w:val="center"/>
        </w:trPr>
        <w:tc>
          <w:tcPr>
            <w:tcW w:w="2250" w:type="dxa"/>
          </w:tcPr>
          <w:p w14:paraId="73CCA9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has_account</w:t>
            </w:r>
          </w:p>
        </w:tc>
        <w:tc>
          <w:tcPr>
            <w:tcW w:w="1636" w:type="dxa"/>
          </w:tcPr>
          <w:p w14:paraId="0D84CE5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TINYINT</w:t>
            </w:r>
          </w:p>
        </w:tc>
        <w:tc>
          <w:tcPr>
            <w:tcW w:w="700" w:type="dxa"/>
          </w:tcPr>
          <w:p w14:paraId="3AECC95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w:t>
            </w:r>
          </w:p>
        </w:tc>
        <w:tc>
          <w:tcPr>
            <w:tcW w:w="600" w:type="dxa"/>
          </w:tcPr>
          <w:p w14:paraId="28F480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46F902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Marks whether the person can log in; when false, no password is stored</w:t>
            </w:r>
          </w:p>
        </w:tc>
      </w:tr>
      <w:tr w:rsidR="004C7925" w:rsidRPr="009A1E73" w14:paraId="59D655D0" w14:textId="77777777" w:rsidTr="00E2068A">
        <w:trPr>
          <w:jc w:val="center"/>
        </w:trPr>
        <w:tc>
          <w:tcPr>
            <w:tcW w:w="2250" w:type="dxa"/>
          </w:tcPr>
          <w:p w14:paraId="73CCA9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validation_id</w:t>
            </w:r>
          </w:p>
        </w:tc>
        <w:tc>
          <w:tcPr>
            <w:tcW w:w="1636" w:type="dxa"/>
          </w:tcPr>
          <w:p w14:paraId="0D84CE5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3AECC95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255</w:t>
            </w:r>
          </w:p>
        </w:tc>
        <w:tc>
          <w:tcPr>
            <w:tcW w:w="600" w:type="dxa"/>
          </w:tcPr>
          <w:p w14:paraId="28F480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46F902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Reference to the identification document used to validate the resident (optional)</w:t>
            </w:r>
          </w:p>
        </w:tc>
      </w:tr>
      <w:tr w:rsidR="004C7925" w:rsidRPr="009A1E73" w14:paraId="59D655D0" w14:textId="77777777" w:rsidTr="00E2068A">
        <w:trPr>
          <w:jc w:val="center"/>
        </w:trPr>
        <w:tc>
          <w:tcPr>
            <w:tcW w:w="2250" w:type="dxa"/>
          </w:tcPr>
          <w:p w14:paraId="73CCA9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barangay_position</w:t>
            </w:r>
          </w:p>
        </w:tc>
        <w:tc>
          <w:tcPr>
            <w:tcW w:w="1636" w:type="dxa"/>
          </w:tcPr>
          <w:p w14:paraId="0D84CE5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3AECC95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20</w:t>
            </w:r>
          </w:p>
        </w:tc>
        <w:tc>
          <w:tcPr>
            <w:tcW w:w="600" w:type="dxa"/>
          </w:tcPr>
          <w:p w14:paraId="28F480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46F902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position held by a staff or resident official (for example Captain or Secretary), printed in the signature block of reports</w:t>
            </w:r>
          </w:p>
        </w:tc>
      </w:tr>
      <w:tr w:rsidR="004C7925" w:rsidRPr="009A1E73" w14:paraId="59D655D0" w14:textId="77777777" w:rsidTr="00E2068A">
        <w:trPr>
          <w:jc w:val="center"/>
        </w:trPr>
        <w:tc>
          <w:tcPr>
            <w:tcW w:w="2250" w:type="dxa"/>
          </w:tcPr>
          <w:p w14:paraId="73CCA9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full_name_key</w:t>
            </w:r>
          </w:p>
        </w:tc>
        <w:tc>
          <w:tcPr>
            <w:tcW w:w="1636" w:type="dxa"/>
          </w:tcPr>
          <w:p w14:paraId="0D84CE5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3AECC95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450</w:t>
            </w:r>
          </w:p>
        </w:tc>
        <w:tc>
          <w:tcPr>
            <w:tcW w:w="600" w:type="dxa"/>
          </w:tcPr>
          <w:p w14:paraId="28F480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UQ</w:t>
            </w:r>
          </w:p>
        </w:tc>
        <w:tc>
          <w:tcPr>
            <w:tcW w:w="3809" w:type="dxa"/>
          </w:tcPr>
          <w:p w14:paraId="46F902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Generated column combining first, middle, and last name and suffix in lowercase; unique among active (non-archived) users to prevent duplicate residents</w:t>
            </w:r>
          </w:p>
        </w:tc>
      </w:tr>
      <w:tr w:rsidR="004C7925" w:rsidRPr="009A1E73" w14:paraId="59D655D0" w14:textId="77777777" w:rsidTr="00E2068A">
        <w:trPr>
          <w:jc w:val="center"/>
        </w:trPr>
        <w:tc>
          <w:tcPr>
            <w:tcW w:w="2250" w:type="dxa"/>
          </w:tcPr>
          <w:p w14:paraId="73CCA9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is_head_staff</w:t>
            </w:r>
          </w:p>
        </w:tc>
        <w:tc>
          <w:tcPr>
            <w:tcW w:w="1636" w:type="dxa"/>
          </w:tcPr>
          <w:p w14:paraId="0D84CE5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TINYINT</w:t>
            </w:r>
          </w:p>
        </w:tc>
        <w:tc>
          <w:tcPr>
            <w:tcW w:w="700" w:type="dxa"/>
          </w:tcPr>
          <w:p w14:paraId="3AECC95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w:t>
            </w:r>
          </w:p>
        </w:tc>
        <w:tc>
          <w:tcPr>
            <w:tcW w:w="600" w:type="dxa"/>
          </w:tcPr>
          <w:p w14:paraId="28F480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14:paraId="46F902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Marks the one staff member who is the Head Staff; a generated unique key allows only one active Head Staff</w:t>
            </w:r>
          </w:p>
        </w:tc>
      </w:tr>
      <w:tr w:rsidR="004C7925" w:rsidRPr="009A1E73" w14:paraId="59D655D0" w14:textId="77777777" w:rsidTr="00E2068A">
        <w:trPr>
          <w:jc w:val="center"/>
        </w:trPr>
        <w:tc>
          <w:tcPr>
            <w:tcW w:w="2250" w:type="dxa"/>
          </w:tcPr>
          <w:p w14:paraId="73CCA9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must_change_password</w:t>
            </w:r>
          </w:p>
        </w:tc>
        <w:tc>
          <w:tcPr>
            <w:tcW w:w="1636" w:type="dxa"/>
          </w:tcPr>
          <w:p w14:paraId="0D84CE5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TINYINT</w:t>
            </w:r>
          </w:p>
        </w:tc>
        <w:tc>
          <w:tcPr>
            <w:tcW w:w="700" w:type="dxa"/>
          </w:tcPr>
          <w:p w14:paraId="3AECC95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w:t>
            </w:r>
          </w:p>
        </w:tc>
        <w:tc>
          <w:tcPr>
            <w:tcW w:w="600" w:type="dxa"/>
          </w:tcPr>
          <w:p w14:paraId="28F480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14:paraId="46F902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True after the Head Staff resets the password; the user must choose a new password before using any other page</w:t>
            </w:r>
          </w:p>
        </w:tc>
      </w:tr>
      <w:tr w:rsidR="004C7925" w:rsidRPr="009A1E73" w14:paraId="59D655D0" w14:textId="77777777" w:rsidTr="00E2068A">
        <w:trPr>
          <w:jc w:val="center"/>
        </w:trPr>
        <w:tc>
          <w:tcPr>
            <w:tcW w:w="2250" w:type="dxa"/>
          </w:tcPr>
          <w:p w14:paraId="73CCA9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suspended_at</w:t>
            </w:r>
          </w:p>
        </w:tc>
        <w:tc>
          <w:tcPr>
            <w:tcW w:w="1636" w:type="dxa"/>
          </w:tcPr>
          <w:p w14:paraId="0D84CE5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TIMESTAMP</w:t>
            </w:r>
          </w:p>
        </w:tc>
        <w:tc>
          <w:tcPr>
            <w:tcW w:w="700" w:type="dxa"/>
          </w:tcPr>
          <w:p w14:paraId="3AECC95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14:paraId="28F480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14:paraId="46F902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 the Head Staff suspended the account; empty when the account is active</w:t>
            </w:r>
          </w:p>
        </w:tc>
      </w:tr>
      <w:tr w:rsidR="004C7925" w:rsidRPr="009A1E73" w14:paraId="59D655D0" w14:textId="77777777" w:rsidTr="00E2068A">
        <w:trPr>
          <w:jc w:val="center"/>
        </w:trPr>
        <w:tc>
          <w:tcPr>
            <w:tcW w:w="2250" w:type="dxa"/>
          </w:tcPr>
          <w:p w14:paraId="73CCA9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failed_login_attempts</w:t>
            </w:r>
          </w:p>
        </w:tc>
        <w:tc>
          <w:tcPr>
            <w:tcW w:w="1636" w:type="dxa"/>
          </w:tcPr>
          <w:p w14:paraId="0D84CE5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SMALLINT</w:t>
            </w:r>
          </w:p>
        </w:tc>
        <w:tc>
          <w:tcPr>
            <w:tcW w:w="700" w:type="dxa"/>
          </w:tcPr>
          <w:p w14:paraId="3AECC95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14:paraId="28F480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14:paraId="46F902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Count of wrong sign-in attempts since the last success; reset after a lock or a successful sign-in</w:t>
            </w:r>
          </w:p>
        </w:tc>
      </w:tr>
      <w:tr w:rsidR="004C7925" w:rsidRPr="009A1E73" w14:paraId="59D655D0" w14:textId="77777777" w:rsidTr="00E2068A">
        <w:trPr>
          <w:jc w:val="center"/>
        </w:trPr>
        <w:tc>
          <w:tcPr>
            <w:tcW w:w="2250" w:type="dxa"/>
          </w:tcPr>
          <w:p w14:paraId="73CCA9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locked_until</w:t>
            </w:r>
          </w:p>
        </w:tc>
        <w:tc>
          <w:tcPr>
            <w:tcW w:w="1636" w:type="dxa"/>
          </w:tcPr>
          <w:p w14:paraId="0D84CE5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TIMESTAMP</w:t>
            </w:r>
          </w:p>
        </w:tc>
        <w:tc>
          <w:tcPr>
            <w:tcW w:w="700" w:type="dxa"/>
          </w:tcPr>
          <w:p w14:paraId="3AECC95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14:paraId="28F480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14:paraId="46F902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 until which the account is locked after repeated wrong attempts</w:t>
            </w:r>
          </w:p>
        </w:tc>
      </w:tr>
      <w:tr w:rsidR="004C7925" w:rsidRPr="009A1E73" w14:paraId="59D655D0" w14:textId="77777777" w:rsidTr="00E2068A">
        <w:trPr>
          <w:jc w:val="center"/>
        </w:trPr>
        <w:tc>
          <w:tcPr>
            <w:tcW w:w="2250" w:type="dxa"/>
          </w:tcPr>
          <w:p w14:paraId="73CCA9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last_login_at</w:t>
            </w:r>
          </w:p>
        </w:tc>
        <w:tc>
          <w:tcPr>
            <w:tcW w:w="1636" w:type="dxa"/>
          </w:tcPr>
          <w:p w14:paraId="0D84CE5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TIMESTAMP</w:t>
            </w:r>
          </w:p>
        </w:tc>
        <w:tc>
          <w:tcPr>
            <w:tcW w:w="700" w:type="dxa"/>
          </w:tcPr>
          <w:p w14:paraId="3AECC95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14:paraId="28F480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14:paraId="46F902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 of the last successful sign-in</w:t>
            </w:r>
          </w:p>
        </w:tc>
      </w:tr>
      <w:tr w:rsidR="004C7925" w:rsidRPr="009A1E73" w14:paraId="59D655D0" w14:textId="77777777" w:rsidTr="00E2068A">
        <w:trPr>
          <w:jc w:val="center"/>
        </w:trPr>
        <w:tc>
          <w:tcPr>
            <w:tcW w:w="2250" w:type="dxa"/>
          </w:tcPr>
          <w:p w14:paraId="73CCA9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last_login_ip</w:t>
            </w:r>
          </w:p>
        </w:tc>
        <w:tc>
          <w:tcPr>
            <w:tcW w:w="1636" w:type="dxa"/>
          </w:tcPr>
          <w:p w14:paraId="0D84CE5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VARCHAR</w:t>
            </w:r>
          </w:p>
        </w:tc>
        <w:tc>
          <w:tcPr>
            <w:tcW w:w="700" w:type="dxa"/>
          </w:tcPr>
          <w:p w14:paraId="3AECC95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45</w:t>
            </w:r>
          </w:p>
        </w:tc>
        <w:tc>
          <w:tcPr>
            <w:tcW w:w="600" w:type="dxa"/>
          </w:tcPr>
          <w:p w14:paraId="28F480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14:paraId="46F902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Network address of the last successful sign-in, used to detect a sign-in from a new network</w:t>
            </w:r>
          </w:p>
        </w:tc>
      </w:tr>
      <w:tr w:rsidR="004C7925" w:rsidRPr="009A1E73" w14:paraId="59D655D0" w14:textId="77777777" w:rsidTr="00E2068A">
        <w:trPr>
          <w:jc w:val="center"/>
        </w:trPr>
        <w:tc>
          <w:tcPr>
            <w:tcW w:w="2250" w:type="dxa"/>
          </w:tcPr>
          <w:p w14:paraId="73CCA9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password_changed_at</w:t>
            </w:r>
          </w:p>
        </w:tc>
        <w:tc>
          <w:tcPr>
            <w:tcW w:w="1636" w:type="dxa"/>
          </w:tcPr>
          <w:p w14:paraId="0D84CE5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TIMESTAMP</w:t>
            </w:r>
          </w:p>
        </w:tc>
        <w:tc>
          <w:tcPr>
            <w:tcW w:w="700" w:type="dxa"/>
          </w:tcPr>
          <w:p w14:paraId="3AECC95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14:paraId="28F480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14:paraId="46F902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 the password was last changed by the user</w:t>
            </w:r>
          </w:p>
        </w:tc>
      </w:tr>
      <w:tr w:rsidR="004C7925" w:rsidRPr="009A1E73" w14:paraId="59D655D0" w14:textId="77777777" w:rsidTr="00E2068A">
        <w:trPr>
          <w:jc w:val="center"/>
        </w:trPr>
        <w:tc>
          <w:tcPr>
            <w:tcW w:w="2250" w:type="dxa"/>
          </w:tcPr>
          <w:p w14:paraId="73CCA9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two_factor_secret</w:t>
            </w:r>
          </w:p>
        </w:tc>
        <w:tc>
          <w:tcPr>
            <w:tcW w:w="1636" w:type="dxa"/>
          </w:tcPr>
          <w:p w14:paraId="0D84CE5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TEXT</w:t>
            </w:r>
          </w:p>
        </w:tc>
        <w:tc>
          <w:tcPr>
            <w:tcW w:w="700" w:type="dxa"/>
          </w:tcPr>
          <w:p w14:paraId="3AECC95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14:paraId="28F480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14:paraId="46F902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Authenticator secret for two-step sign-in, stored encrypted</w:t>
            </w:r>
          </w:p>
        </w:tc>
      </w:tr>
      <w:tr w:rsidR="004C7925" w:rsidRPr="009A1E73" w14:paraId="59D655D0" w14:textId="77777777" w:rsidTr="00E2068A">
        <w:trPr>
          <w:jc w:val="center"/>
        </w:trPr>
        <w:tc>
          <w:tcPr>
            <w:tcW w:w="2250" w:type="dxa"/>
          </w:tcPr>
          <w:p w14:paraId="73CCA9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two_factor_confirmed_at</w:t>
            </w:r>
          </w:p>
        </w:tc>
        <w:tc>
          <w:tcPr>
            <w:tcW w:w="1636" w:type="dxa"/>
          </w:tcPr>
          <w:p w14:paraId="0D84CE5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TIMESTAMP</w:t>
            </w:r>
          </w:p>
        </w:tc>
        <w:tc>
          <w:tcPr>
            <w:tcW w:w="700" w:type="dxa"/>
          </w:tcPr>
          <w:p w14:paraId="3AECC95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14:paraId="28F480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14:paraId="46F902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 two-step sign-in was confirmed; empty when it is off</w:t>
            </w:r>
          </w:p>
        </w:tc>
      </w:tr>
      <w:tr w:rsidR="004C7925" w:rsidRPr="009A1E73" w14:paraId="59D655D0" w14:textId="77777777" w:rsidTr="00E2068A">
        <w:trPr>
          <w:jc w:val="center"/>
        </w:trPr>
        <w:tc>
          <w:tcPr>
            <w:tcW w:w="2250" w:type="dxa"/>
          </w:tcPr>
          <w:p w14:paraId="73CCA9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deleted_at</w:t>
            </w:r>
          </w:p>
        </w:tc>
        <w:tc>
          <w:tcPr>
            <w:tcW w:w="1636" w:type="dxa"/>
          </w:tcPr>
          <w:p w14:paraId="0D84CE5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TIMESTAMP</w:t>
            </w:r>
          </w:p>
        </w:tc>
        <w:tc>
          <w:tcPr>
            <w:tcW w:w="700" w:type="dxa"/>
          </w:tcPr>
          <w:p w14:paraId="3AECC95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28F480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46F902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 the user was archived; empty for active users</w:t>
            </w:r>
          </w:p>
        </w:tc>
      </w:tr>
      <w:tr w:rsidR="004C7925" w:rsidRPr="009A1E73" w14:paraId="59D655D0" w14:textId="77777777" w:rsidTr="00E2068A">
        <w:trPr>
          <w:jc w:val="center"/>
        </w:trPr>
        <w:tc>
          <w:tcPr>
            <w:tcW w:w="2250" w:type="dxa"/>
          </w:tcPr>
          <w:p w14:paraId="73CCA93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deleted_by</w:t>
            </w:r>
          </w:p>
        </w:tc>
        <w:tc>
          <w:tcPr>
            <w:tcW w:w="1636" w:type="dxa"/>
          </w:tcPr>
          <w:p w14:paraId="0D84CE58"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3AECC95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50</w:t>
            </w:r>
          </w:p>
        </w:tc>
        <w:tc>
          <w:tcPr>
            <w:tcW w:w="600" w:type="dxa"/>
          </w:tcPr>
          <w:p w14:paraId="28F480A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46F90234"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user_code of the staff member who archived the record</w:t>
            </w:r>
          </w:p>
        </w:tc>
      </w:tr>
    </w:tbl>
    <w:p w14:paraId="0EA6ED00" w14:textId="77777777" w:rsidR="004C7925" w:rsidRPr="009A1E73" w:rsidRDefault="004C7925">
      <w:pPr>
        <w:spacing w:after="120"/>
        <w:rPr>
          <w:rFonts w:ascii="Times New Roman" w:hAnsi="Times New Roman" w:cs="Times New Roman"/>
          <w:sz w:val="24"/>
          <w:szCs w:val="24"/>
        </w:rPr>
      </w:pPr>
    </w:p>
    <w:p w14:paraId="34DEC3B6" w14:textId="5A2D0080"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7</w:t>
      </w:r>
    </w:p>
    <w:p w14:paraId="6106E51F"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 xml:space="preserve">Data Dictionary Excerpt — events, attendances, inventory, feedback, and security</w:t>
      </w:r>
    </w:p>
    <w:tbl>
      <w:tblPr>
        <w:tblW w:w="89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50"/>
        <w:gridCol w:w="1636"/>
        <w:gridCol w:w="700"/>
        <w:gridCol w:w="600"/>
        <w:gridCol w:w="3808"/>
      </w:tblGrid>
      <w:tr w:rsidR="00D50352" w:rsidRPr="009A1E73" w14:paraId="6A269169" w14:textId="77777777" w:rsidTr="00E25543">
        <w:trPr>
          <w:jc w:val="center"/>
        </w:trPr>
        <w:tc>
          <w:tcPr>
            <w:tcW w:w="2250" w:type="dxa"/>
            <w:shd w:val="clear" w:color="auto" w:fill="17365D" w:themeFill="text2" w:themeFillShade="BF"/>
            <w:vAlign w:val="center"/>
          </w:tcPr>
          <w:p w14:paraId="6090C57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Field</w:t>
            </w:r>
          </w:p>
        </w:tc>
        <w:tc>
          <w:tcPr>
            <w:tcW w:w="1636" w:type="dxa"/>
            <w:shd w:val="clear" w:color="auto" w:fill="17365D" w:themeFill="text2" w:themeFillShade="BF"/>
            <w:vAlign w:val="center"/>
          </w:tcPr>
          <w:p w14:paraId="2CF3E24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Type</w:t>
            </w:r>
          </w:p>
        </w:tc>
        <w:tc>
          <w:tcPr>
            <w:tcW w:w="700" w:type="dxa"/>
            <w:shd w:val="clear" w:color="auto" w:fill="17365D" w:themeFill="text2" w:themeFillShade="BF"/>
            <w:vAlign w:val="center"/>
          </w:tcPr>
          <w:p w14:paraId="233BE62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Size</w:t>
            </w:r>
          </w:p>
        </w:tc>
        <w:tc>
          <w:tcPr>
            <w:tcW w:w="600" w:type="dxa"/>
            <w:shd w:val="clear" w:color="auto" w:fill="17365D" w:themeFill="text2" w:themeFillShade="BF"/>
            <w:vAlign w:val="center"/>
          </w:tcPr>
          <w:p w14:paraId="4BF845E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Key</w:t>
            </w:r>
          </w:p>
        </w:tc>
        <w:tc>
          <w:tcPr>
            <w:tcW w:w="3809" w:type="dxa"/>
            <w:shd w:val="clear" w:color="auto" w:fill="17365D" w:themeFill="text2" w:themeFillShade="BF"/>
            <w:vAlign w:val="center"/>
          </w:tcPr>
          <w:p w14:paraId="0E9E4E17"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Description</w:t>
            </w:r>
          </w:p>
        </w:tc>
      </w:tr>
      <w:tr w:rsidR="00D50352" w:rsidRPr="009A1E73" w14:paraId="57335C87" w14:textId="77777777" w:rsidTr="00E25543">
        <w:trPr>
          <w:jc w:val="center"/>
        </w:trPr>
        <w:tc>
          <w:tcPr>
            <w:tcW w:w="2250" w:type="dxa"/>
          </w:tcPr>
          <w:p w14:paraId="64A546C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id</w:t>
            </w:r>
          </w:p>
        </w:tc>
        <w:tc>
          <w:tcPr>
            <w:tcW w:w="1636" w:type="dxa"/>
          </w:tcPr>
          <w:p w14:paraId="339A28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14:paraId="3C1549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17A464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PK</w:t>
            </w:r>
          </w:p>
        </w:tc>
        <w:tc>
          <w:tcPr>
            <w:tcW w:w="3809" w:type="dxa"/>
          </w:tcPr>
          <w:p w14:paraId="18BE4A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Unique identifier of a barangay event</w:t>
            </w:r>
          </w:p>
        </w:tc>
      </w:tr>
      <w:tr w:rsidR="00D50352" w:rsidRPr="009A1E73" w14:paraId="768268F3" w14:textId="77777777" w:rsidTr="00E25543">
        <w:trPr>
          <w:jc w:val="center"/>
        </w:trPr>
        <w:tc>
          <w:tcPr>
            <w:tcW w:w="2250" w:type="dxa"/>
          </w:tcPr>
          <w:p w14:paraId="68719AB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name</w:t>
            </w:r>
          </w:p>
        </w:tc>
        <w:tc>
          <w:tcPr>
            <w:tcW w:w="1636" w:type="dxa"/>
          </w:tcPr>
          <w:p w14:paraId="6949E32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529C4C9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255</w:t>
            </w:r>
          </w:p>
        </w:tc>
        <w:tc>
          <w:tcPr>
            <w:tcW w:w="600" w:type="dxa"/>
          </w:tcPr>
          <w:p w14:paraId="513365F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3BDBB38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Short name of the event shown on the events list and notifications</w:t>
            </w:r>
          </w:p>
        </w:tc>
      </w:tr>
      <w:tr w:rsidR="00D50352" w:rsidRPr="009A1E73" w14:paraId="768268F3" w14:textId="77777777" w:rsidTr="00E25543">
        <w:trPr>
          <w:jc w:val="center"/>
        </w:trPr>
        <w:tc>
          <w:tcPr>
            <w:tcW w:w="2250" w:type="dxa"/>
          </w:tcPr>
          <w:p w14:paraId="68719AB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description</w:t>
            </w:r>
          </w:p>
        </w:tc>
        <w:tc>
          <w:tcPr>
            <w:tcW w:w="1636" w:type="dxa"/>
          </w:tcPr>
          <w:p w14:paraId="6949E32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TEXT</w:t>
            </w:r>
          </w:p>
        </w:tc>
        <w:tc>
          <w:tcPr>
            <w:tcW w:w="700" w:type="dxa"/>
          </w:tcPr>
          <w:p w14:paraId="529C4C9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513365F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3BDBB38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Full description of the event</w:t>
            </w:r>
          </w:p>
        </w:tc>
      </w:tr>
      <w:tr w:rsidR="00D50352" w:rsidRPr="009A1E73" w14:paraId="49639F36" w14:textId="77777777" w:rsidTr="00E25543">
        <w:trPr>
          <w:jc w:val="center"/>
        </w:trPr>
        <w:tc>
          <w:tcPr>
            <w:tcW w:w="2250" w:type="dxa"/>
          </w:tcPr>
          <w:p w14:paraId="0401339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event_start</w:t>
            </w:r>
          </w:p>
        </w:tc>
        <w:tc>
          <w:tcPr>
            <w:tcW w:w="1636" w:type="dxa"/>
          </w:tcPr>
          <w:p w14:paraId="3D25889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DATETIME</w:t>
            </w:r>
          </w:p>
        </w:tc>
        <w:tc>
          <w:tcPr>
            <w:tcW w:w="700" w:type="dxa"/>
          </w:tcPr>
          <w:p w14:paraId="63F4F28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4709D6D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5F83410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 and time the event begins</w:t>
            </w:r>
          </w:p>
        </w:tc>
      </w:tr>
      <w:tr w:rsidR="00D50352" w:rsidRPr="009A1E73" w14:paraId="49639F36" w14:textId="77777777" w:rsidTr="00E25543">
        <w:trPr>
          <w:jc w:val="center"/>
        </w:trPr>
        <w:tc>
          <w:tcPr>
            <w:tcW w:w="2250" w:type="dxa"/>
          </w:tcPr>
          <w:p w14:paraId="0401339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event_end</w:t>
            </w:r>
          </w:p>
        </w:tc>
        <w:tc>
          <w:tcPr>
            <w:tcW w:w="1636" w:type="dxa"/>
          </w:tcPr>
          <w:p w14:paraId="3D25889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DATETIME</w:t>
            </w:r>
          </w:p>
        </w:tc>
        <w:tc>
          <w:tcPr>
            <w:tcW w:w="700" w:type="dxa"/>
          </w:tcPr>
          <w:p w14:paraId="63F4F28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14:paraId="4709D6D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5F83410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 and time the event ends; opens the sign-out window</w:t>
            </w:r>
          </w:p>
        </w:tc>
      </w:tr>
      <w:tr w:rsidR="00D50352" w:rsidRPr="009A1E73" w:rsidTr="00E25543">
        <w:trPr>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call_time_start</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DATETIME</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Earliest time members may sign in (arrival call time); the sign-in window runs from this time to event_start</w:t>
            </w:r>
          </w:p>
        </w:tc>
      </w:tr>
      <w:tr w:rsidR="00D50352" w:rsidRPr="009A1E73" w:rsidTr="00E25543">
        <w:trPr>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call_time_end</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DATETIME</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Last time members may sign out; closes the sign-out window</w:t>
            </w:r>
          </w:p>
        </w:tc>
      </w:tr>
      <w:tr w:rsidR="00D50352" w:rsidRPr="009A1E73" w14:paraId="7226C5E6" w14:textId="77777777" w:rsidTr="00E25543">
        <w:trPr>
          <w:jc w:val="center"/>
        </w:trPr>
        <w:tc>
          <w:tcPr>
            <w:tcW w:w="2250" w:type="dxa"/>
          </w:tcPr>
          <w:p w14:paraId="0DDFAE6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location</w:t>
            </w:r>
          </w:p>
        </w:tc>
        <w:tc>
          <w:tcPr>
            <w:tcW w:w="1636" w:type="dxa"/>
          </w:tcPr>
          <w:p w14:paraId="5931E8A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14:paraId="6AB71C9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100</w:t>
            </w:r>
          </w:p>
        </w:tc>
        <w:tc>
          <w:tcPr>
            <w:tcW w:w="600" w:type="dxa"/>
          </w:tcPr>
          <w:p w14:paraId="0DD0C97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1DCD905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Venue or place where the event is held</w:t>
            </w:r>
          </w:p>
        </w:tc>
      </w:tr>
      <w:tr w:rsidR="00D50352" w:rsidRPr="009A1E73" w14:paraId="552C4C90" w14:textId="77777777" w:rsidTr="00E25543">
        <w:trPr>
          <w:jc w:val="center"/>
        </w:trPr>
        <w:tc>
          <w:tcPr>
            <w:tcW w:w="2250" w:type="dxa"/>
          </w:tcPr>
          <w:p w14:paraId="5482EB29"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approved_budget</w:t>
            </w:r>
          </w:p>
        </w:tc>
        <w:tc>
          <w:tcPr>
            <w:tcW w:w="1636" w:type="dxa"/>
          </w:tcPr>
          <w:p w14:paraId="3D845F3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DECIMAL</w:t>
            </w:r>
          </w:p>
        </w:tc>
        <w:tc>
          <w:tcPr>
            <w:tcW w:w="700" w:type="dxa"/>
          </w:tcPr>
          <w:p w14:paraId="1A4644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10,2</w:t>
            </w:r>
          </w:p>
        </w:tc>
        <w:tc>
          <w:tcPr>
            <w:tcW w:w="600" w:type="dxa"/>
          </w:tcPr>
          <w:p w14:paraId="14BA37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14:paraId="46E8345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Approved budget amount for the event, compared against recorded expenses</w:t>
            </w:r>
          </w:p>
        </w:tc>
      </w:tr>
      <w:tr w:rsidR="00D50352" w:rsidRPr="009A1E73" w14:paraId="588A2511" w14:textId="77777777" w:rsidTr="00E25543">
        <w:trPr>
          <w:trHeight w:val="347"/>
          <w:jc w:val="center"/>
        </w:trPr>
        <w:tc>
          <w:tcPr>
            <w:tcW w:w="2250" w:type="dxa"/>
          </w:tcPr>
          <w:p w14:paraId="1F82062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membership_id</w:t>
            </w:r>
          </w:p>
        </w:tc>
        <w:tc>
          <w:tcPr>
            <w:tcW w:w="1636" w:type="dxa"/>
          </w:tcPr>
          <w:p w14:paraId="5A33F2B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BIGINT</w:t>
            </w:r>
          </w:p>
        </w:tc>
        <w:tc>
          <w:tcPr>
            <w:tcW w:w="700" w:type="dxa"/>
          </w:tcPr>
          <w:p w14:paraId="15F2644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14:paraId="0EFE4B9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FK</w:t>
            </w:r>
          </w:p>
        </w:tc>
        <w:tc>
          <w:tcPr>
            <w:tcW w:w="3809" w:type="dxa"/>
          </w:tcPr>
          <w:p w14:paraId="4CA7B2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References the single membership group the event is restricted to, if any (nullable); events restricted to several groups list them in membership_ids</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membership_ids</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JSON</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List of every membership group the event is restricted to (nullable)</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notification_message</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TEXT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Optional custom message sent in notifications and SMS for the event</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posted_to_facebook</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TINYINT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Marks whether the event has already been published to the barangay’s Facebook Page</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deleted_at</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TIMESTAMP</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 the event was archived; empty for active events</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attendances.event_id</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FK, UQ</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References the event; one row per user per event (unique with user_id); removed when the event is deleted</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attendances.user_id</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BIGINT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FK, UQ</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References the resident or staff member expected at the event</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attendances.time_in</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TIMESTAMP</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 of the sign-in scan; empty until the member signs in</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attendances.time_out</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TIMESTAMP</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Time of the sign-out scan; empty until the member signs out</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attendances.status</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VARCHAR</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255</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missed (no scan), Incomplete (only one scan), or Complete (sign-in and sign-out); reported as Absent, Incomplete, or Complete</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inventory_items.quantity</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Units currently in stock (not lent out, lost, or disposed of); always equals the sum of the four condition counts below</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inventory_items.new_quantity</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In-stock units in New condition; defaults to 0</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inventory_items.good_quantity</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In-stock units in Good condition; defaults to 0</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inventory_items.fair_quantity</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In-stock units in Fair condition; defaults to 0</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inventory_items.poor_quantity</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In-stock units in Poor condition; defaults to 0</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inventory_items.condition</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ENUM</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Main condition of the item (New, Good, Fair, or Poor): the condition holding the most units, used for the condition filter and reports</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event_inventory_items.quantity</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Total units of the item borrowed for the event; equals the sum of the four condition counts</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event_inventory_items.new_quantity</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Borrowed units that are in New condition, as chosen by staff; defaults to 0</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event_inventory_items.good_quantity</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Borrowed units that are in Good condition; defaults to 0</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event_inventory_items.fair_quantity</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Borrowed units that are in Fair condition; defaults to 0</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event_inventory_items.poor_quantity</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Borrowed units that are in Poor condition; defaults to 0</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event_inventory_releases.quantity</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Total units returned in this release; equals the sum of the four condition counts</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event_inventory_releases.new_quantity</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Returned units that came back in New condition; defaults to 0</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event_inventory_releases.good_quantity</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Returned units that came back in Good condition; defaults to 0</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event_inventory_releases.fair_quantity</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Returned units that came back in Fair condition; defaults to 0</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event_inventory_releases.poor_quantity</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Returned units that came back in Poor condition (for example, damaged while on loan); defaults to 0</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feedback.rating</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TINYINT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Number of stars, from 1 to 5</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feedback.comment</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TEXT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Optional comment of the member</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feedback.staff_liked_at</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TIMESTAMP</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 barangay staff gave the heart; empty when there is none</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feedback.staff_reply</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TEXT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Reply of the barangay staff, up to 500 characters; empty when there is none</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feedback.staff_replied_by</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BIGINT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FK</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References the staff member who wrote the reply; set to null if that user is deleted</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feedback.member_liked_reply_at</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TIMESTAMP</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 the member hearted the staff reply; empty when there is none</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absence_reasons.event_id / user_id</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BIGINT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FK, UQ</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References the event and the member; one reason per member per event</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absence_reasons.reason</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VARCHAR</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40</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Reason key: schedule, sick, not_informed, no_transport, work_family, not_interested, or other</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absence_reasons.comment</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TEXT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Optional comment of the member; the staff heart, staff reply, and member heart fields are the same as in feedback</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feedback_edits.kind</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VARCHAR</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10</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Which table the edited entry belongs to: rating or absence</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feedback_edits.item_id</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BIGINT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Identifier of the edited feedback or absence_reasons row (logical reference chosen by kind; no foreign key)</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feedback_edits.rating / reason / comment</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Content of the earlier version: rating for a rating, reason for an absence, and the comment of either</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feedback_edits.written_at</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TIMESTAMP</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 that earlier version was written</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app_settings.key / value</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VARCHAR / JSON</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255</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UQ</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Name of a setting and its value; feedback_rules holds close_after_hours and edit_window_minutes</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head_staff_transfers.status</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VARCHAR</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20</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pending, accepted, cancelled, or expired</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head_staff_transfers.expires_at</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TIMESTAMP</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 the offer ends, 48 hours after it was made</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security_alerts.type / title / message</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VARCHAR / TEXT</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40 / 255</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Kind of alert and the text shown to the staff member; read marks whether it was seen</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staff_recovery_codes.code_hash</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VARCHAR</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255</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Hash of a recovery code; the code itself is shown only once</w:t>
            </w:r>
          </w:p>
        </w:tc>
      </w:tr>
      <w:tr w:rsidR="00D50352" w:rsidRPr="009A1E73" w:rsidTr="00E25543">
        <w:trPr>
          <w:trHeight w:val="347"/>
          <w:jc w:val="center"/>
        </w:trPr>
        <w:tc>
          <w:tcPr>
            <w:tcW w:w="225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staff_recovery_codes.used_at</w:t>
            </w:r>
          </w:p>
        </w:tc>
        <w:tc>
          <w:tcPr>
            <w:tcW w:w="1636"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TIMESTAMP</w:t>
            </w:r>
          </w:p>
        </w:tc>
        <w:tc>
          <w:tcPr>
            <w:tcW w:w="7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6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w:t>
            </w:r>
          </w:p>
        </w:tc>
        <w:tc>
          <w:tcPr>
            <w:tcW w:w="3809"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Time the code was used; empty while the code is unused</w:t>
            </w:r>
          </w:p>
        </w:tc>
      </w:tr>
    </w:tbl>
    <w:p w14:paraId="46BCEDDE" w14:textId="77777777" w:rsidR="00D50352" w:rsidRPr="009A1E73" w:rsidRDefault="00D50352">
      <w:pPr>
        <w:spacing w:after="120"/>
        <w:rPr>
          <w:rFonts w:ascii="Times New Roman" w:hAnsi="Times New Roman" w:cs="Times New Roman"/>
          <w:sz w:val="24"/>
          <w:szCs w:val="24"/>
        </w:rPr>
      </w:pPr>
    </w:p>
    <w:p w14:paraId="58FE3EAE" w14:textId="5FA96585" w:rsidR="004C7925" w:rsidRPr="009A1E73" w:rsidRDefault="00DD22E6">
      <w:pPr>
        <w:spacing w:before="240" w:after="80"/>
        <w:rPr>
          <w:rFonts w:ascii="Times New Roman" w:hAnsi="Times New Roman" w:cs="Times New Roman"/>
          <w:sz w:val="24"/>
          <w:szCs w:val="24"/>
        </w:rPr>
      </w:pPr>
      <w:r>
        <w:rPr>
          <w:rFonts w:ascii="Times New Roman" w:eastAsia="Times New Roman" w:hAnsi="Times New Roman" w:cs="Times New Roman"/>
          <w:b/>
          <w:bCs/>
          <w:i/>
          <w:iCs/>
          <w:sz w:val="24"/>
          <w:szCs w:val="24"/>
        </w:rPr>
        <w:t>3.4.3 System Architecture and Interface Design</w:t>
      </w:r>
    </w:p>
    <w:p w14:paraId="2CB77BAB"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 xml:space="preserve">PiaoConnect follows a three-tier architecture, illustrated in Figure 6. The presentation tier is a responsive single-page web application, built with React and TypeScript and styled </w:t>
        <w:lastRenderedPageBreak/>
        <w:t xml:space="preserve">with Tailwind CSS, accessible through a desktop or mobile browser and rendered in English, Filipino/Tagalog, or Bisaya according to the user's preference; this is also the tier where a member's QR code is displayed on screen and where barangay staff scan a member's QR code using the device camera during an event. The application tier, built with the Laravel framework, contains the system's business logic — including validating a scanned QR code against the corresponding member record, computing event budgets and inventory updates, sending SMS messages and publishing to Facebook through external APIs, and generating reports — and exposes this logic to the frontend through a REST API. The data tier is a MySQL/MariaDB relational database that stores the resident, membership, attendance, event, budget, and inventory records defined in the data model. Separating the tiers in this way keeps the system maintainable and allows the presentation, logic, and storage layers to be developed, tested, and scaled independently. Event notifications and post-event feedback prompts are generated by the application tier and written directly to the database as they occur; residents see them the next time they open the web application, in an in-app notification center in the presentation tier. The application tier additionally calls two external services — the IPROG SMS gateway for text messages and the Facebook Graph API for page posts — and records every SMS attempt in the sms_logs entity, so that an outage of either service never blocks the core workflow.</w:t>
      </w:r>
    </w:p>
    <w:p w14:paraId="16101C86" w14:textId="77777777" w:rsidR="004C7925" w:rsidRPr="009A1E73" w:rsidRDefault="00000000">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114300" distB="114300" distL="114300" distR="114300" wp14:anchorId="13CF199D" wp14:editId="57945368">
            <wp:extent cx="5714800" cy="4083269"/>
            <wp:effectExtent l="0" t="0" r="635"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5792563" cy="4138831"/>
                    </a:xfrm>
                    <a:prstGeom prst="rect">
                      <a:avLst/>
                    </a:prstGeom>
                    <a:ln/>
                  </pic:spPr>
                </pic:pic>
              </a:graphicData>
            </a:graphic>
          </wp:inline>
        </w:drawing>
      </w:r>
    </w:p>
    <w:p w14:paraId="03230C83" w14:textId="77777777" w:rsidR="004C7925" w:rsidRPr="00E2068A" w:rsidRDefault="00000000">
      <w:pPr>
        <w:spacing w:before="80" w:after="280"/>
        <w:jc w:val="center"/>
        <w:rPr>
          <w:rFonts w:ascii="Times New Roman" w:hAnsi="Times New Roman" w:cs="Times New Roman"/>
        </w:rPr>
      </w:pPr>
      <w:r>
        <w:rPr>
          <w:rFonts w:ascii="Times New Roman" w:eastAsia="Times New Roman" w:hAnsi="Times New Roman" w:cs="Times New Roman"/>
          <w:b/>
          <w:bCs/>
          <w:i/>
          <w:iCs/>
        </w:rPr>
        <w:t xml:space="preserve">Figure 6. </w:t>
      </w:r>
      <w:r>
        <w:rPr>
          <w:rFonts w:ascii="Times New Roman" w:eastAsia="Times New Roman" w:hAnsi="Times New Roman" w:cs="Times New Roman"/>
          <w:i/>
          <w:iCs/>
        </w:rPr>
        <w:t xml:space="preserve">Three-tier architecture of the proposed PiaoConnect system.</w:t>
      </w:r>
    </w:p>
    <w:p w14:paraId="72A3AA2B" w14:textId="625AE77F" w:rsidR="00D50352" w:rsidRPr="009A1E73" w:rsidRDefault="00000000" w:rsidP="00E2068A">
      <w:pPr>
        <w:spacing w:before="240" w:after="240" w:line="480" w:lineRule="auto"/>
        <w:jc w:val="both"/>
        <w:rPr>
          <w:rFonts w:ascii="Times New Roman" w:hAnsi="Times New Roman" w:cs="Times New Roman"/>
          <w:sz w:val="24"/>
          <w:szCs w:val="24"/>
        </w:rPr>
      </w:pPr>
      <w:r>
        <w:rPr>
          <w:rFonts w:ascii="Times New Roman" w:eastAsia="Times New Roman" w:hAnsi="Times New Roman" w:cs="Times New Roman"/>
          <w:sz w:val="24"/>
          <w:szCs w:val="24"/>
        </w:rPr>
        <w:t>The server-side code follows a layered structure, separating presentation concerns from business logic and data access. Table 8 sets out the division.</w:t>
      </w:r>
    </w:p>
    <w:p w14:paraId="0BC436C0" w14:textId="40BFBB0F"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8</w:t>
      </w:r>
    </w:p>
    <w:p w14:paraId="0175295D"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Internal Structure of the Server-Side Solution</w:t>
      </w:r>
    </w:p>
    <w:tbl>
      <w:tblPr>
        <w:tblW w:w="899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800"/>
        <w:gridCol w:w="5425"/>
        <w:gridCol w:w="1770"/>
      </w:tblGrid>
      <w:tr w:rsidR="00D50352" w:rsidRPr="009A1E73" w14:paraId="27496E7F" w14:textId="77777777" w:rsidTr="00933995">
        <w:trPr>
          <w:jc w:val="center"/>
        </w:trPr>
        <w:tc>
          <w:tcPr>
            <w:tcW w:w="1800" w:type="dxa"/>
            <w:shd w:val="clear" w:color="auto" w:fill="17365D" w:themeFill="text2" w:themeFillShade="BF"/>
            <w:vAlign w:val="center"/>
          </w:tcPr>
          <w:p w14:paraId="06C07E7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Component</w:t>
            </w:r>
          </w:p>
        </w:tc>
        <w:tc>
          <w:tcPr>
            <w:tcW w:w="5425" w:type="dxa"/>
            <w:shd w:val="clear" w:color="auto" w:fill="17365D" w:themeFill="text2" w:themeFillShade="BF"/>
            <w:vAlign w:val="center"/>
          </w:tcPr>
          <w:p w14:paraId="21BFB4F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Contents</w:t>
            </w:r>
          </w:p>
        </w:tc>
        <w:tc>
          <w:tcPr>
            <w:tcW w:w="1770" w:type="dxa"/>
            <w:shd w:val="clear" w:color="auto" w:fill="17365D" w:themeFill="text2" w:themeFillShade="BF"/>
            <w:vAlign w:val="center"/>
          </w:tcPr>
          <w:p w14:paraId="528DDC4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Depends on</w:t>
            </w:r>
          </w:p>
        </w:tc>
      </w:tr>
      <w:tr w:rsidR="00D50352" w:rsidRPr="009A1E73" w14:paraId="7039D136" w14:textId="77777777" w:rsidTr="00933995">
        <w:trPr>
          <w:jc w:val="center"/>
        </w:trPr>
        <w:tc>
          <w:tcPr>
            <w:tcW w:w="1800" w:type="dxa"/>
          </w:tcPr>
          <w:p w14:paraId="4720CB50"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Models</w:t>
            </w:r>
          </w:p>
        </w:tc>
        <w:tc>
          <w:tcPr>
            <w:tcW w:w="5425" w:type="dxa"/>
          </w:tcPr>
          <w:p w14:paraId="5024995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Eloquent model classes for each entity (User, Household, Membership, MembershipResident, Event, EventAttendance, Notification, SmsLog, Feedback, AbsenceReason, FeedbackEdit, AppSetting, EventExpense, InventoryItem, EventInventoryItem, EventInventoryRelease, EventInventoryReleaseUndo, ActivityLog, IntegrationSetting, HeadStaffTransfer, SecurityAlert, StaffRecoveryCode, and the lookup models AgeBracket, CivilStatus, CurrentStatus, NameSuffix, and ContentTranslation), including their relationships, query scopes, and soft-delete behavior</w:t>
            </w:r>
          </w:p>
        </w:tc>
        <w:tc>
          <w:tcPr>
            <w:tcW w:w="1770" w:type="dxa"/>
          </w:tcPr>
          <w:p w14:paraId="271BCAA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Database (migrations)</w:t>
            </w:r>
          </w:p>
        </w:tc>
      </w:tr>
      <w:tr w:rsidR="00D50352" w:rsidRPr="009A1E73" w14:paraId="287E9690" w14:textId="77777777" w:rsidTr="00933995">
        <w:trPr>
          <w:jc w:val="center"/>
        </w:trPr>
        <w:tc>
          <w:tcPr>
            <w:tcW w:w="1800" w:type="dxa"/>
          </w:tcPr>
          <w:p w14:paraId="751C0A70"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Requests and Rules</w:t>
            </w:r>
          </w:p>
        </w:tc>
        <w:tc>
          <w:tcPr>
            <w:tcW w:w="5425" w:type="dxa"/>
          </w:tcPr>
          <w:p w14:paraId="4FC9546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Form request classes and custom validation rules, such as the StrongPassword rule, that validate and authorize incoming data before it reaches a controller</w:t>
            </w:r>
          </w:p>
        </w:tc>
        <w:tc>
          <w:tcPr>
            <w:tcW w:w="1770" w:type="dxa"/>
          </w:tcPr>
          <w:p w14:paraId="79B8255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Models</w:t>
            </w:r>
          </w:p>
        </w:tc>
      </w:tr>
      <w:tr w:rsidR="00D50352" w:rsidRPr="009A1E73" w14:paraId="68796D7C" w14:textId="77777777" w:rsidTr="00933995">
        <w:trPr>
          <w:jc w:val="center"/>
        </w:trPr>
        <w:tc>
          <w:tcPr>
            <w:tcW w:w="1800" w:type="dxa"/>
          </w:tcPr>
          <w:p w14:paraId="1B62DF4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Services</w:t>
            </w:r>
          </w:p>
        </w:tc>
        <w:tc>
          <w:tcPr>
            <w:tcW w:w="5425" w:type="dxa"/>
          </w:tcPr>
          <w:p w14:paraId="3B1BFC1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Business logic classes kept independent of the HTTP layer, including SmsService (IPROG SMS delivery and logging) FacebookService (Graph API page posting), and SecurityService (password re-checks for sensitive actions, security alerts to staff, signing a user out of every session, and temporary passwords), with Totp supporting two-step sign-in, together with QR-code validation, attendance recording, budget computation, and report generation</w:t>
            </w:r>
          </w:p>
        </w:tc>
        <w:tc>
          <w:tcPr>
            <w:tcW w:w="1770" w:type="dxa"/>
          </w:tcPr>
          <w:p w14:paraId="3BA29D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Models, Requests</w:t>
            </w:r>
          </w:p>
        </w:tc>
      </w:tr>
      <w:tr w:rsidR="00D50352" w:rsidRPr="009A1E73" w14:paraId="03E566D6" w14:textId="77777777" w:rsidTr="00933995">
        <w:trPr>
          <w:jc w:val="center"/>
        </w:trPr>
        <w:tc>
          <w:tcPr>
            <w:tcW w:w="1800" w:type="dxa"/>
          </w:tcPr>
          <w:p w14:paraId="156A181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Controllers</w:t>
            </w:r>
          </w:p>
        </w:tc>
        <w:tc>
          <w:tcPr>
            <w:tcW w:w="5425" w:type="dxa"/>
          </w:tcPr>
          <w:p w14:paraId="222A45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HTTP request handlers for each resource (users and residents, households, memberships, eligibility lookups, events, attendance, expenses, inventory, releases, notifications, feedback, archive, activity logs, integrations, and reports), delegating business logic to services and returning JSON responses Added in this revision: staff accounts and account security (StaffAccountController), the feedback rules and the heart, reply, and edit history of feedback (FeedbackController); name suffixes (NameSuffixController) and barangay officials (BarangayOfficialController); single-event reports reuse the report controller.</w:t>
            </w:r>
          </w:p>
        </w:tc>
        <w:tc>
          <w:tcPr>
            <w:tcW w:w="1770" w:type="dxa"/>
          </w:tcPr>
          <w:p w14:paraId="4AADAD7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Requests, Services, Models</w:t>
            </w:r>
          </w:p>
        </w:tc>
      </w:tr>
      <w:tr w:rsidR="00D50352" w:rsidRPr="009A1E73" w14:paraId="75CBC76A" w14:textId="77777777" w:rsidTr="00933995">
        <w:trPr>
          <w:jc w:val="center"/>
        </w:trPr>
        <w:tc>
          <w:tcPr>
            <w:tcW w:w="1800" w:type="dxa"/>
          </w:tcPr>
          <w:p w14:paraId="12A6CBB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lastRenderedPageBreak/>
              <w:t xml:space="preserve">Routes / Middleware</w:t>
            </w:r>
          </w:p>
        </w:tc>
        <w:tc>
          <w:tcPr>
            <w:tcW w:w="5425" w:type="dxa"/>
          </w:tcPr>
          <w:p w14:paraId="23E269F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REST route definitions grouped by resource, protected by authentication and rate-limiting middleware (for example, the login route pauses a user after five wrong tries within a minute); the EnsureStaff and EnsureHeadStaff middleware distinguish barangay staff and the Head Staff from resident/member accounts on the server, SessionGuard signs out suspended accounts and forces a password change after a reset, and SecurityHeaders adds protective response headers</w:t>
            </w:r>
          </w:p>
        </w:tc>
        <w:tc>
          <w:tcPr>
            <w:tcW w:w="1770" w:type="dxa"/>
          </w:tcPr>
          <w:p w14:paraId="40075EC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Controllers</w:t>
            </w:r>
          </w:p>
        </w:tc>
      </w:tr>
      <w:tr w:rsidR="00D50352" w:rsidRPr="009A1E73" w14:paraId="0CF4A695" w14:textId="77777777" w:rsidTr="00933995">
        <w:trPr>
          <w:jc w:val="center"/>
        </w:trPr>
        <w:tc>
          <w:tcPr>
            <w:tcW w:w="1800" w:type="dxa"/>
          </w:tcPr>
          <w:p w14:paraId="25AE268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Database (Migrations &amp; Seeders)</w:t>
            </w:r>
          </w:p>
        </w:tc>
        <w:tc>
          <w:tcPr>
            <w:tcW w:w="5425" w:type="dxa"/>
          </w:tcPr>
          <w:p w14:paraId="25087D4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Schema migrations, foreign key constraints, and seed data for the MySQL/MariaDB database</w:t>
            </w:r>
          </w:p>
        </w:tc>
        <w:tc>
          <w:tcPr>
            <w:tcW w:w="1770" w:type="dxa"/>
          </w:tcPr>
          <w:p w14:paraId="51BAF9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Nothing</w:t>
            </w:r>
          </w:p>
        </w:tc>
      </w:tr>
    </w:tbl>
    <w:p w14:paraId="20A76711" w14:textId="77777777" w:rsidR="00D50352" w:rsidRPr="009A1E73" w:rsidRDefault="00D50352">
      <w:pPr>
        <w:spacing w:after="120"/>
        <w:rPr>
          <w:rFonts w:ascii="Times New Roman" w:hAnsi="Times New Roman" w:cs="Times New Roman"/>
          <w:sz w:val="24"/>
          <w:szCs w:val="24"/>
        </w:rPr>
      </w:pPr>
    </w:p>
    <w:p w14:paraId="5129AED9"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user interface was designed for use by barangay staff with limited technical background and by residents on ordinary mobile phones. Wireframes were prepared for the primary screens — staff login and dashboard, resident/member registration, QR code display, attendance scanning, event posting, budget and inventory entry, borrowed-item release and return with photo upload and preview, the event detail screen with its Inventory tab, and the resident-facing event and feedback screens — together with a navigation flow that keeps common staff tasks, such as scanning attendance during an event, to as few steps as possible. The complete wireframes and navigation map will be included in the appendices. Both portals and the login page offer a light and a dark display mode, with forms drawn as clear glass-style fields in each, so the screens stay legible on different devices and lighting.</w:t>
      </w:r>
    </w:p>
    <w:p w14:paraId="47259319" w14:textId="77777777" w:rsidR="004C7925" w:rsidRPr="009A1E73" w:rsidRDefault="00000000">
      <w:pPr>
        <w:pStyle w:val="Heading2"/>
        <w:rPr>
          <w:sz w:val="24"/>
          <w:szCs w:val="24"/>
        </w:rPr>
      </w:pPr>
      <w:r>
        <w:rPr>
          <w:sz w:val="24"/>
          <w:szCs w:val="24"/>
        </w:rPr>
        <w:t>Tools and Technologies</w:t>
      </w:r>
    </w:p>
    <w:p w14:paraId="0788FEE0" w14:textId="77777777" w:rsidR="004C7925" w:rsidRPr="009A1E73" w:rsidRDefault="00000000">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The technologies for PiaoConnect were selected for their fit to the requirements in Table 3 and Table 4, their cost — all of the core components are free or open source — and the ability of the student development team to learn and support them within the project timeline. Table 9 summarizes the selected technology stack.</w:t>
      </w:r>
    </w:p>
    <w:p w14:paraId="2DA69438" w14:textId="1378CC5D" w:rsidR="004C7925"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bCs/>
          <w:sz w:val="24"/>
          <w:szCs w:val="24"/>
        </w:rPr>
        <w:t xml:space="preserve">Table 9</w:t>
      </w:r>
    </w:p>
    <w:p w14:paraId="6A90EEB3" w14:textId="77777777" w:rsidR="004C7925"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iCs/>
          <w:sz w:val="24"/>
          <w:szCs w:val="24"/>
        </w:rPr>
        <w:t>Technology Stack of PiaoConnect</w:t>
      </w:r>
    </w:p>
    <w:tbl>
      <w:tblPr>
        <w:tblStyle w:val="a3"/>
        <w:tblW w:w="8995"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45"/>
        <w:gridCol w:w="3120"/>
        <w:gridCol w:w="2930"/>
      </w:tblGrid>
      <w:tr w:rsidR="004C7925" w:rsidRPr="009A1E73" w14:paraId="029D4422" w14:textId="77777777" w:rsidTr="00E25543">
        <w:trPr>
          <w:jc w:val="center"/>
        </w:trPr>
        <w:tc>
          <w:tcPr>
            <w:tcW w:w="2945" w:type="dxa"/>
            <w:shd w:val="clear" w:color="auto" w:fill="17365D" w:themeFill="text2" w:themeFillShade="BF"/>
          </w:tcPr>
          <w:p w14:paraId="5522385F"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Layer</w:t>
            </w:r>
          </w:p>
        </w:tc>
        <w:tc>
          <w:tcPr>
            <w:tcW w:w="3120" w:type="dxa"/>
            <w:shd w:val="clear" w:color="auto" w:fill="17365D" w:themeFill="text2" w:themeFillShade="BF"/>
          </w:tcPr>
          <w:p w14:paraId="1CD96B35"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Technology</w:t>
            </w:r>
          </w:p>
        </w:tc>
        <w:tc>
          <w:tcPr>
            <w:tcW w:w="2930" w:type="dxa"/>
            <w:shd w:val="clear" w:color="auto" w:fill="17365D" w:themeFill="text2" w:themeFillShade="BF"/>
          </w:tcPr>
          <w:p w14:paraId="5BF289CC" w14:textId="77777777" w:rsidR="004C7925"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bCs/>
              </w:rPr>
              <w:t>Purpose</w:t>
            </w:r>
          </w:p>
        </w:tc>
      </w:tr>
      <w:tr w:rsidR="004C7925" w:rsidRPr="009A1E73" w14:paraId="0584E0EC" w14:textId="77777777" w:rsidTr="00E25543">
        <w:trPr>
          <w:jc w:val="center"/>
        </w:trPr>
        <w:tc>
          <w:tcPr>
            <w:tcW w:w="2945" w:type="dxa"/>
          </w:tcPr>
          <w:p w14:paraId="664B8AD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Frontend</w:t>
            </w:r>
          </w:p>
        </w:tc>
        <w:tc>
          <w:tcPr>
            <w:tcW w:w="3120" w:type="dxa"/>
          </w:tcPr>
          <w:p w14:paraId="7B1A46AD"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React 19 with TypeScript, Tailwind CSS</w:t>
            </w:r>
          </w:p>
        </w:tc>
        <w:tc>
          <w:tcPr>
            <w:tcW w:w="2930" w:type="dxa"/>
          </w:tcPr>
          <w:p w14:paraId="3A16534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Responsive, mobile-friendly user interface for staff and residents</w:t>
            </w:r>
          </w:p>
        </w:tc>
      </w:tr>
      <w:tr w:rsidR="004C7925" w:rsidRPr="009A1E73" w14:paraId="5BD77523" w14:textId="77777777" w:rsidTr="00E25543">
        <w:trPr>
          <w:jc w:val="center"/>
        </w:trPr>
        <w:tc>
          <w:tcPr>
            <w:tcW w:w="2945" w:type="dxa"/>
          </w:tcPr>
          <w:p w14:paraId="55B57E5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Backend</w:t>
            </w:r>
          </w:p>
        </w:tc>
        <w:tc>
          <w:tcPr>
            <w:tcW w:w="3120" w:type="dxa"/>
          </w:tcPr>
          <w:p w14:paraId="2EBBFFA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Laravel 12 (PHP)</w:t>
            </w:r>
          </w:p>
        </w:tc>
        <w:tc>
          <w:tcPr>
            <w:tcW w:w="2930" w:type="dxa"/>
          </w:tcPr>
          <w:p w14:paraId="7D4BB12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Business logic, routing, and REST API endpoints</w:t>
            </w:r>
          </w:p>
        </w:tc>
      </w:tr>
      <w:tr w:rsidR="004C7925" w:rsidRPr="009A1E73" w14:paraId="73CB6652" w14:textId="77777777" w:rsidTr="00E25543">
        <w:trPr>
          <w:jc w:val="center"/>
        </w:trPr>
        <w:tc>
          <w:tcPr>
            <w:tcW w:w="2945" w:type="dxa"/>
          </w:tcPr>
          <w:p w14:paraId="73B5AF6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Database</w:t>
            </w:r>
          </w:p>
        </w:tc>
        <w:tc>
          <w:tcPr>
            <w:tcW w:w="3120" w:type="dxa"/>
          </w:tcPr>
          <w:p w14:paraId="1C18087F"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MySQL / MariaDB</w:t>
            </w:r>
          </w:p>
        </w:tc>
        <w:tc>
          <w:tcPr>
            <w:tcW w:w="2930" w:type="dxa"/>
          </w:tcPr>
          <w:p w14:paraId="610ABB96"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Relational storage for residents, memberships, events, attendance, notifications, budgets, inventory, and logs</w:t>
            </w:r>
          </w:p>
        </w:tc>
      </w:tr>
      <w:tr w:rsidR="004C7925" w:rsidRPr="009A1E73" w14:paraId="042CC54F" w14:textId="77777777" w:rsidTr="00E25543">
        <w:trPr>
          <w:jc w:val="center"/>
        </w:trPr>
        <w:tc>
          <w:tcPr>
            <w:tcW w:w="2945" w:type="dxa"/>
          </w:tcPr>
          <w:p w14:paraId="5D21492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QR code generation</w:t>
            </w:r>
          </w:p>
        </w:tc>
        <w:tc>
          <w:tcPr>
            <w:tcW w:w="3120" w:type="dxa"/>
          </w:tcPr>
          <w:p w14:paraId="610056A0"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qrcode.react</w:t>
            </w:r>
          </w:p>
        </w:tc>
        <w:tc>
          <w:tcPr>
            <w:tcW w:w="2930" w:type="dxa"/>
          </w:tcPr>
          <w:p w14:paraId="650822D2"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Generates a scannable QR code for each registered resident</w:t>
            </w:r>
          </w:p>
        </w:tc>
      </w:tr>
      <w:tr w:rsidR="004C7925" w:rsidRPr="009A1E73" w14:paraId="61C8C89F" w14:textId="77777777" w:rsidTr="00E25543">
        <w:trPr>
          <w:jc w:val="center"/>
        </w:trPr>
        <w:tc>
          <w:tcPr>
            <w:tcW w:w="2945" w:type="dxa"/>
          </w:tcPr>
          <w:p w14:paraId="449A1435"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QR code scanning</w:t>
            </w:r>
          </w:p>
        </w:tc>
        <w:tc>
          <w:tcPr>
            <w:tcW w:w="3120" w:type="dxa"/>
          </w:tcPr>
          <w:p w14:paraId="66060B0B"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@yudiel/react-qr-scanner</w:t>
            </w:r>
          </w:p>
        </w:tc>
        <w:tc>
          <w:tcPr>
            <w:tcW w:w="2930" w:type="dxa"/>
          </w:tcPr>
          <w:p w14:paraId="10E2A461"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Camera-based scanning of a resident's QR code during events</w:t>
            </w:r>
          </w:p>
        </w:tc>
      </w:tr>
      <w:tr w:rsidR="004C7925" w:rsidRPr="009A1E73" w14:paraId="0FC8591F" w14:textId="77777777" w:rsidTr="00E25543">
        <w:trPr>
          <w:jc w:val="center"/>
        </w:trPr>
        <w:tc>
          <w:tcPr>
            <w:tcW w:w="2945" w:type="dxa"/>
          </w:tcPr>
          <w:p w14:paraId="6EC55C1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Build tool</w:t>
            </w:r>
          </w:p>
        </w:tc>
        <w:tc>
          <w:tcPr>
            <w:tcW w:w="3120" w:type="dxa"/>
          </w:tcPr>
          <w:p w14:paraId="246BDB5E"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Vite</w:t>
            </w:r>
          </w:p>
        </w:tc>
        <w:tc>
          <w:tcPr>
            <w:tcW w:w="2930" w:type="dxa"/>
          </w:tcPr>
          <w:p w14:paraId="58CB7159"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Frontend bundling and hot-reload development server</w:t>
            </w:r>
          </w:p>
        </w:tc>
      </w:tr>
      <w:tr w:rsidR="004C7925" w:rsidRPr="009A1E73" w:rsidTr="00E25543">
        <w:trPr>
          <w:jc w:val="center"/>
        </w:trPr>
        <w:tc>
          <w:tcPr>
            <w:tcW w:w="2945"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Reports and exports</w:t>
            </w:r>
          </w:p>
        </w:tc>
        <w:tc>
          <w:tcPr>
            <w:tcW w:w="312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barryvdh/laravel-dompdf, phpoffice/phpword, write-excel-file</w:t>
            </w:r>
          </w:p>
        </w:tc>
        <w:tc>
          <w:tcPr>
            <w:tcW w:w="293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Printable PDF and Word reports and Excel exports of attendance, membership, budget, and inventory data</w:t>
            </w:r>
          </w:p>
        </w:tc>
      </w:tr>
      <w:tr w:rsidR="004C7925" w:rsidRPr="009A1E73" w:rsidTr="00E25543">
        <w:trPr>
          <w:jc w:val="center"/>
        </w:trPr>
        <w:tc>
          <w:tcPr>
            <w:tcW w:w="2945"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SMS gateway</w:t>
            </w:r>
          </w:p>
        </w:tc>
        <w:tc>
          <w:tcPr>
            <w:tcW w:w="312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IPROG SMS API (via SmsService)</w:t>
            </w:r>
          </w:p>
        </w:tc>
        <w:tc>
          <w:tcPr>
            <w:tcW w:w="293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Delivers SMS notifications to residents and household heads, with every attempt logged</w:t>
            </w:r>
          </w:p>
        </w:tc>
      </w:tr>
      <w:tr w:rsidR="004C7925" w:rsidRPr="009A1E73" w:rsidTr="00E25543">
        <w:trPr>
          <w:jc w:val="center"/>
        </w:trPr>
        <w:tc>
          <w:tcPr>
            <w:tcW w:w="2945"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Social media</w:t>
            </w:r>
          </w:p>
        </w:tc>
        <w:tc>
          <w:tcPr>
            <w:tcW w:w="312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Facebook Graph API (via FacebookService)</w:t>
            </w:r>
          </w:p>
        </w:tc>
        <w:tc>
          <w:tcPr>
            <w:tcW w:w="2930" w:type="dxa"/>
          </w:tcPr>
          <w:p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Publishes posted events to the barangay’s Facebook Page</w:t>
            </w:r>
          </w:p>
        </w:tc>
      </w:tr>
      <w:tr w:rsidR="004C7925" w:rsidRPr="009A1E73" w14:paraId="1744C042" w14:textId="77777777" w:rsidTr="00E25543">
        <w:trPr>
          <w:jc w:val="center"/>
        </w:trPr>
        <w:tc>
          <w:tcPr>
            <w:tcW w:w="2945" w:type="dxa"/>
          </w:tcPr>
          <w:p w14:paraId="140FC26C"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Version control</w:t>
            </w:r>
          </w:p>
        </w:tc>
        <w:tc>
          <w:tcPr>
            <w:tcW w:w="3120" w:type="dxa"/>
          </w:tcPr>
          <w:p w14:paraId="3BA259A3"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Git and GitHub</w:t>
            </w:r>
          </w:p>
        </w:tc>
        <w:tc>
          <w:tcPr>
            <w:tcW w:w="2930" w:type="dxa"/>
          </w:tcPr>
          <w:p w14:paraId="5E55A917" w14:textId="77777777" w:rsidR="004C7925"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Source code management and team collaboration</w:t>
            </w:r>
          </w:p>
        </w:tc>
      </w:tr>
    </w:tbl>
    <w:p w14:paraId="439062D7" w14:textId="77777777" w:rsidR="004C7925" w:rsidRPr="009A1E73" w:rsidRDefault="004C7925">
      <w:pPr>
        <w:spacing w:after="120"/>
        <w:rPr>
          <w:rFonts w:ascii="Times New Roman" w:hAnsi="Times New Roman" w:cs="Times New Roman"/>
          <w:sz w:val="24"/>
          <w:szCs w:val="24"/>
        </w:rPr>
      </w:pPr>
    </w:p>
    <w:p w14:paraId="152CBB28" w14:textId="77777777" w:rsidR="00D50352" w:rsidRPr="009A1E73" w:rsidRDefault="00000000">
      <w:pPr>
        <w:pStyle w:val="Heading2"/>
        <w:rPr>
          <w:sz w:val="24"/>
          <w:szCs w:val="24"/>
        </w:rPr>
      </w:pPr>
      <w:r>
        <w:rPr>
          <w:sz w:val="24"/>
          <w:szCs w:val="24"/>
        </w:rPr>
        <w:t>Use Case Narratives</w:t>
      </w:r>
    </w:p>
    <w:p w14:paraId="08330305" w14:textId="5350DEC8" w:rsidR="00637F49" w:rsidRPr="009A1E73" w:rsidRDefault="00000000" w:rsidP="007F6DA5">
      <w:pPr>
        <w:spacing w:before="240" w:after="240" w:line="480" w:lineRule="auto"/>
        <w:ind w:firstLine="720"/>
        <w:jc w:val="both"/>
        <w:rPr>
          <w:rFonts w:ascii="Times New Roman" w:hAnsi="Times New Roman" w:cs="Times New Roman"/>
          <w:sz w:val="24"/>
          <w:szCs w:val="24"/>
        </w:rPr>
      </w:pPr>
      <w:r>
        <w:rPr>
          <w:rFonts w:ascii="Times New Roman" w:eastAsia="Times New Roman" w:hAnsi="Times New Roman" w:cs="Times New Roman"/>
          <w:sz w:val="24"/>
          <w:szCs w:val="24"/>
        </w:rPr>
        <w:t>This section presents the complete inventory of use cases for PiaoConnect and a fully-dressed narrative for each, following the format used to specify individual user goals and system responsibilities. Table 10 lists every use case together with its identifier, primary actor, and the functional requirement it satisfies.</w:t>
      </w:r>
    </w:p>
    <w:p w14:paraId="663D2FAF" w14:textId="7D718CC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10</w:t>
      </w:r>
    </w:p>
    <w:p w14:paraId="545B407D"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Inventory</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95"/>
        <w:gridCol w:w="3235"/>
        <w:gridCol w:w="2900"/>
        <w:gridCol w:w="1970"/>
      </w:tblGrid>
      <w:tr w:rsidR="00D50352" w:rsidRPr="009A1E73" w14:paraId="57035094" w14:textId="77777777" w:rsidTr="00E25543">
        <w:trPr>
          <w:jc w:val="center"/>
        </w:trPr>
        <w:tc>
          <w:tcPr>
            <w:tcW w:w="895" w:type="dxa"/>
            <w:shd w:val="clear" w:color="auto" w:fill="17365D" w:themeFill="text2" w:themeFillShade="BF"/>
            <w:vAlign w:val="center"/>
          </w:tcPr>
          <w:p w14:paraId="4BC5D52D"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ID</w:t>
            </w:r>
          </w:p>
        </w:tc>
        <w:tc>
          <w:tcPr>
            <w:tcW w:w="3235" w:type="dxa"/>
            <w:shd w:val="clear" w:color="auto" w:fill="17365D" w:themeFill="text2" w:themeFillShade="BF"/>
            <w:vAlign w:val="center"/>
          </w:tcPr>
          <w:p w14:paraId="7F8FEA0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Use Case</w:t>
            </w:r>
          </w:p>
        </w:tc>
        <w:tc>
          <w:tcPr>
            <w:tcW w:w="2900" w:type="dxa"/>
            <w:shd w:val="clear" w:color="auto" w:fill="17365D" w:themeFill="text2" w:themeFillShade="BF"/>
            <w:vAlign w:val="center"/>
          </w:tcPr>
          <w:p w14:paraId="4F12D23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Primary Actor</w:t>
            </w:r>
          </w:p>
        </w:tc>
        <w:tc>
          <w:tcPr>
            <w:tcW w:w="1970" w:type="dxa"/>
            <w:shd w:val="clear" w:color="auto" w:fill="17365D" w:themeFill="text2" w:themeFillShade="BF"/>
            <w:vAlign w:val="center"/>
          </w:tcPr>
          <w:p w14:paraId="201815A6"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b/>
              </w:rPr>
              <w:t>Requirements</w:t>
            </w:r>
          </w:p>
        </w:tc>
      </w:tr>
      <w:tr w:rsidR="00D50352" w:rsidRPr="009A1E73" w14:paraId="5A39A873" w14:textId="77777777" w:rsidTr="00E25543">
        <w:trPr>
          <w:jc w:val="center"/>
        </w:trPr>
        <w:tc>
          <w:tcPr>
            <w:tcW w:w="895" w:type="dxa"/>
          </w:tcPr>
          <w:p w14:paraId="35371E59"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UC-1</w:t>
            </w:r>
          </w:p>
        </w:tc>
        <w:tc>
          <w:tcPr>
            <w:tcW w:w="3235" w:type="dxa"/>
          </w:tcPr>
          <w:p w14:paraId="1E941B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Log In</w:t>
            </w:r>
          </w:p>
        </w:tc>
        <w:tc>
          <w:tcPr>
            <w:tcW w:w="2900" w:type="dxa"/>
          </w:tcPr>
          <w:p w14:paraId="32E9BE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Resident/Member, Barangay Staff</w:t>
            </w:r>
          </w:p>
        </w:tc>
        <w:tc>
          <w:tcPr>
            <w:tcW w:w="1970" w:type="dxa"/>
          </w:tcPr>
          <w:p w14:paraId="4C46FBE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FR-13, FR-34</w:t>
            </w:r>
          </w:p>
        </w:tc>
      </w:tr>
      <w:tr w:rsidR="00D50352" w:rsidRPr="009A1E73" w14:paraId="247E300A" w14:textId="77777777" w:rsidTr="00E25543">
        <w:trPr>
          <w:jc w:val="center"/>
        </w:trPr>
        <w:tc>
          <w:tcPr>
            <w:tcW w:w="895" w:type="dxa"/>
          </w:tcPr>
          <w:p w14:paraId="7100291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w:t>
            </w:r>
          </w:p>
        </w:tc>
        <w:tc>
          <w:tcPr>
            <w:tcW w:w="3235" w:type="dxa"/>
          </w:tcPr>
          <w:p w14:paraId="2E34D4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Register Resident and Create Membership Account</w:t>
            </w:r>
          </w:p>
        </w:tc>
        <w:tc>
          <w:tcPr>
            <w:tcW w:w="2900" w:type="dxa"/>
          </w:tcPr>
          <w:p w14:paraId="3BC0BD4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6C2A0E9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 FR-22</w:t>
            </w:r>
          </w:p>
        </w:tc>
      </w:tr>
      <w:tr w:rsidR="00D50352" w:rsidRPr="009A1E73" w14:paraId="571A53DA" w14:textId="77777777" w:rsidTr="00E25543">
        <w:trPr>
          <w:jc w:val="center"/>
        </w:trPr>
        <w:tc>
          <w:tcPr>
            <w:tcW w:w="895" w:type="dxa"/>
          </w:tcPr>
          <w:p w14:paraId="1805B53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UC-3</w:t>
            </w:r>
          </w:p>
        </w:tc>
        <w:tc>
          <w:tcPr>
            <w:tcW w:w="3235" w:type="dxa"/>
          </w:tcPr>
          <w:p w14:paraId="2E06DB8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Resident Records</w:t>
            </w:r>
          </w:p>
        </w:tc>
        <w:tc>
          <w:tcPr>
            <w:tcW w:w="2900" w:type="dxa"/>
          </w:tcPr>
          <w:p w14:paraId="582163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13EF1C3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w:t>
            </w:r>
          </w:p>
        </w:tc>
      </w:tr>
      <w:tr w:rsidR="00D50352" w:rsidRPr="009A1E73" w14:paraId="3AB2F20E" w14:textId="77777777" w:rsidTr="00E25543">
        <w:trPr>
          <w:jc w:val="center"/>
        </w:trPr>
        <w:tc>
          <w:tcPr>
            <w:tcW w:w="895" w:type="dxa"/>
          </w:tcPr>
          <w:p w14:paraId="280FC549"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UC-4</w:t>
            </w:r>
          </w:p>
        </w:tc>
        <w:tc>
          <w:tcPr>
            <w:tcW w:w="3235" w:type="dxa"/>
          </w:tcPr>
          <w:p w14:paraId="00105B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Membership Groups</w:t>
            </w:r>
          </w:p>
        </w:tc>
        <w:tc>
          <w:tcPr>
            <w:tcW w:w="2900" w:type="dxa"/>
          </w:tcPr>
          <w:p w14:paraId="0E8DAA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6BC334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FR-2</w:t>
            </w:r>
          </w:p>
        </w:tc>
      </w:tr>
      <w:tr w:rsidR="00D50352" w:rsidRPr="009A1E73" w14:paraId="3C2B9C83" w14:textId="77777777" w:rsidTr="00E25543">
        <w:trPr>
          <w:jc w:val="center"/>
        </w:trPr>
        <w:tc>
          <w:tcPr>
            <w:tcW w:w="895" w:type="dxa"/>
          </w:tcPr>
          <w:p w14:paraId="7DFCC94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UC-5</w:t>
            </w:r>
          </w:p>
        </w:tc>
        <w:tc>
          <w:tcPr>
            <w:tcW w:w="3235" w:type="dxa"/>
          </w:tcPr>
          <w:p w14:paraId="65C323A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Generate Member QR Code</w:t>
            </w:r>
          </w:p>
        </w:tc>
        <w:tc>
          <w:tcPr>
            <w:tcW w:w="2900" w:type="dxa"/>
          </w:tcPr>
          <w:p w14:paraId="0A3B9C9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2BF39F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FR-3</w:t>
            </w:r>
          </w:p>
        </w:tc>
      </w:tr>
      <w:tr w:rsidR="00D50352" w:rsidRPr="009A1E73" w14:paraId="060511BC" w14:textId="77777777" w:rsidTr="00E25543">
        <w:trPr>
          <w:jc w:val="center"/>
        </w:trPr>
        <w:tc>
          <w:tcPr>
            <w:tcW w:w="895" w:type="dxa"/>
          </w:tcPr>
          <w:p w14:paraId="70200EED"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UC-6</w:t>
            </w:r>
          </w:p>
        </w:tc>
        <w:tc>
          <w:tcPr>
            <w:tcW w:w="3235" w:type="dxa"/>
          </w:tcPr>
          <w:p w14:paraId="18E982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Scan Attendance</w:t>
            </w:r>
          </w:p>
        </w:tc>
        <w:tc>
          <w:tcPr>
            <w:tcW w:w="2900" w:type="dxa"/>
          </w:tcPr>
          <w:p w14:paraId="515076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16CE5E5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FR-4, FR-7</w:t>
            </w:r>
          </w:p>
        </w:tc>
      </w:tr>
      <w:tr w:rsidR="00D50352" w:rsidRPr="009A1E73" w14:paraId="44C262DA" w14:textId="77777777" w:rsidTr="00E25543">
        <w:trPr>
          <w:jc w:val="center"/>
        </w:trPr>
        <w:tc>
          <w:tcPr>
            <w:tcW w:w="895" w:type="dxa"/>
          </w:tcPr>
          <w:p w14:paraId="0B8617A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UC-7</w:t>
            </w:r>
          </w:p>
        </w:tc>
        <w:tc>
          <w:tcPr>
            <w:tcW w:w="3235" w:type="dxa"/>
          </w:tcPr>
          <w:p w14:paraId="3245A6D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Post Event and Trigger Notifications</w:t>
            </w:r>
          </w:p>
        </w:tc>
        <w:tc>
          <w:tcPr>
            <w:tcW w:w="2900" w:type="dxa"/>
          </w:tcPr>
          <w:p w14:paraId="351EBC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773198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FR-5, FR-6, FR-18</w:t>
            </w:r>
          </w:p>
        </w:tc>
      </w:tr>
      <w:tr w:rsidR="00D50352" w:rsidRPr="009A1E73" w14:paraId="4935C612" w14:textId="77777777" w:rsidTr="00E25543">
        <w:trPr>
          <w:jc w:val="center"/>
        </w:trPr>
        <w:tc>
          <w:tcPr>
            <w:tcW w:w="895" w:type="dxa"/>
          </w:tcPr>
          <w:p w14:paraId="705715B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UC-8</w:t>
            </w:r>
          </w:p>
        </w:tc>
        <w:tc>
          <w:tcPr>
            <w:tcW w:w="3235" w:type="dxa"/>
          </w:tcPr>
          <w:p w14:paraId="57E9FD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Record Event Budget and Expenses</w:t>
            </w:r>
          </w:p>
        </w:tc>
        <w:tc>
          <w:tcPr>
            <w:tcW w:w="2900" w:type="dxa"/>
          </w:tcPr>
          <w:p w14:paraId="46C145A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7F99C55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FR-9</w:t>
            </w:r>
          </w:p>
        </w:tc>
      </w:tr>
      <w:tr w:rsidR="00D50352" w:rsidRPr="009A1E73" w14:paraId="1E81FA56" w14:textId="77777777" w:rsidTr="00E25543">
        <w:trPr>
          <w:jc w:val="center"/>
        </w:trPr>
        <w:tc>
          <w:tcPr>
            <w:tcW w:w="895" w:type="dxa"/>
          </w:tcPr>
          <w:p w14:paraId="2EFC846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UC-9</w:t>
            </w:r>
          </w:p>
        </w:tc>
        <w:tc>
          <w:tcPr>
            <w:tcW w:w="3235" w:type="dxa"/>
          </w:tcPr>
          <w:p w14:paraId="2870DB9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Barangay Inventory</w:t>
            </w:r>
          </w:p>
        </w:tc>
        <w:tc>
          <w:tcPr>
            <w:tcW w:w="2900" w:type="dxa"/>
          </w:tcPr>
          <w:p w14:paraId="0CA4AD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249C62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FR-10</w:t>
            </w:r>
          </w:p>
        </w:tc>
      </w:tr>
      <w:tr w:rsidR="00D50352" w:rsidRPr="009A1E73" w14:paraId="5F4E1FA2" w14:textId="77777777" w:rsidTr="00E25543">
        <w:trPr>
          <w:jc w:val="center"/>
        </w:trPr>
        <w:tc>
          <w:tcPr>
            <w:tcW w:w="895" w:type="dxa"/>
          </w:tcPr>
          <w:p w14:paraId="7B6D824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UC-10</w:t>
            </w:r>
          </w:p>
        </w:tc>
        <w:tc>
          <w:tcPr>
            <w:tcW w:w="3235" w:type="dxa"/>
          </w:tcPr>
          <w:p w14:paraId="332B606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Generate Printable Reports</w:t>
            </w:r>
          </w:p>
        </w:tc>
        <w:tc>
          <w:tcPr>
            <w:tcW w:w="2900" w:type="dxa"/>
          </w:tcPr>
          <w:p w14:paraId="221EAA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14:paraId="0D71BC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FR-8</w:t>
            </w:r>
          </w:p>
        </w:tc>
      </w:tr>
      <w:tr w:rsidR="00D50352" w:rsidRPr="009A1E73" w14:paraId="7976C18E" w14:textId="77777777" w:rsidTr="00E25543">
        <w:trPr>
          <w:jc w:val="center"/>
        </w:trPr>
        <w:tc>
          <w:tcPr>
            <w:tcW w:w="895" w:type="dxa"/>
          </w:tcPr>
          <w:p w14:paraId="532076A6"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UC-11</w:t>
            </w:r>
          </w:p>
        </w:tc>
        <w:tc>
          <w:tcPr>
            <w:tcW w:w="3235" w:type="dxa"/>
          </w:tcPr>
          <w:p w14:paraId="1F748E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Manage Own Profile</w:t>
            </w:r>
          </w:p>
        </w:tc>
        <w:tc>
          <w:tcPr>
            <w:tcW w:w="2900" w:type="dxa"/>
          </w:tcPr>
          <w:p w14:paraId="5582262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Resident/Member</w:t>
            </w:r>
          </w:p>
        </w:tc>
        <w:tc>
          <w:tcPr>
            <w:tcW w:w="1970" w:type="dxa"/>
          </w:tcPr>
          <w:p w14:paraId="7CFFB9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 FR-22</w:t>
            </w:r>
          </w:p>
        </w:tc>
      </w:tr>
      <w:tr w:rsidR="00D50352" w:rsidRPr="009A1E73" w14:paraId="6A007E95" w14:textId="77777777" w:rsidTr="00E25543">
        <w:trPr>
          <w:jc w:val="center"/>
        </w:trPr>
        <w:tc>
          <w:tcPr>
            <w:tcW w:w="895" w:type="dxa"/>
          </w:tcPr>
          <w:p w14:paraId="5BEC5B32"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UC-12</w:t>
            </w:r>
          </w:p>
        </w:tc>
        <w:tc>
          <w:tcPr>
            <w:tcW w:w="3235" w:type="dxa"/>
          </w:tcPr>
          <w:p w14:paraId="15737BB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Display QR Code</w:t>
            </w:r>
          </w:p>
        </w:tc>
        <w:tc>
          <w:tcPr>
            <w:tcW w:w="2900" w:type="dxa"/>
          </w:tcPr>
          <w:p w14:paraId="0A5CBF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232553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FR-3</w:t>
            </w:r>
          </w:p>
        </w:tc>
      </w:tr>
      <w:tr w:rsidR="00D50352" w:rsidRPr="009A1E73" w14:paraId="7D082440" w14:textId="77777777" w:rsidTr="00E25543">
        <w:trPr>
          <w:jc w:val="center"/>
        </w:trPr>
        <w:tc>
          <w:tcPr>
            <w:tcW w:w="895" w:type="dxa"/>
          </w:tcPr>
          <w:p w14:paraId="3004FF5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UC-13</w:t>
            </w:r>
          </w:p>
        </w:tc>
        <w:tc>
          <w:tcPr>
            <w:tcW w:w="3235" w:type="dxa"/>
          </w:tcPr>
          <w:p w14:paraId="4AC52F1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View Attendance History</w:t>
            </w:r>
          </w:p>
        </w:tc>
        <w:tc>
          <w:tcPr>
            <w:tcW w:w="2900" w:type="dxa"/>
          </w:tcPr>
          <w:p w14:paraId="09AD11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4F975E4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FR-7</w:t>
            </w:r>
          </w:p>
        </w:tc>
      </w:tr>
      <w:tr w:rsidR="00D50352" w:rsidRPr="009A1E73" w14:paraId="1026BD71" w14:textId="77777777" w:rsidTr="00E25543">
        <w:trPr>
          <w:jc w:val="center"/>
        </w:trPr>
        <w:tc>
          <w:tcPr>
            <w:tcW w:w="895" w:type="dxa"/>
          </w:tcPr>
          <w:p w14:paraId="3C63AB6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UC-14</w:t>
            </w:r>
          </w:p>
        </w:tc>
        <w:tc>
          <w:tcPr>
            <w:tcW w:w="3235" w:type="dxa"/>
          </w:tcPr>
          <w:p w14:paraId="56B273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View Posted Events</w:t>
            </w:r>
          </w:p>
        </w:tc>
        <w:tc>
          <w:tcPr>
            <w:tcW w:w="2900" w:type="dxa"/>
          </w:tcPr>
          <w:p w14:paraId="16F624C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7BEEB87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FR-5</w:t>
            </w:r>
          </w:p>
        </w:tc>
      </w:tr>
      <w:tr w:rsidR="00D50352" w:rsidRPr="009A1E73" w14:paraId="2E6FEB70" w14:textId="77777777" w:rsidTr="00E25543">
        <w:trPr>
          <w:jc w:val="center"/>
        </w:trPr>
        <w:tc>
          <w:tcPr>
            <w:tcW w:w="895" w:type="dxa"/>
          </w:tcPr>
          <w:p w14:paraId="393E4B3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lastRenderedPageBreak/>
              <w:t>UC-15</w:t>
            </w:r>
          </w:p>
        </w:tc>
        <w:tc>
          <w:tcPr>
            <w:tcW w:w="3235" w:type="dxa"/>
          </w:tcPr>
          <w:p w14:paraId="25D8CC3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Receive Notifications</w:t>
            </w:r>
          </w:p>
        </w:tc>
        <w:tc>
          <w:tcPr>
            <w:tcW w:w="2900" w:type="dxa"/>
          </w:tcPr>
          <w:p w14:paraId="091FDD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2679EC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FR-6, FR-30</w:t>
            </w:r>
          </w:p>
        </w:tc>
      </w:tr>
      <w:tr w:rsidR="00D50352" w:rsidRPr="009A1E73" w14:paraId="01FF2BC5" w14:textId="77777777" w:rsidTr="00E25543">
        <w:trPr>
          <w:jc w:val="center"/>
        </w:trPr>
        <w:tc>
          <w:tcPr>
            <w:tcW w:w="895" w:type="dxa"/>
          </w:tcPr>
          <w:p w14:paraId="16A7F95D"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UC-16</w:t>
            </w:r>
          </w:p>
        </w:tc>
        <w:tc>
          <w:tcPr>
            <w:tcW w:w="3235" w:type="dxa"/>
          </w:tcPr>
          <w:p w14:paraId="451617D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Submit Event Feedback or Absence Reason</w:t>
            </w:r>
          </w:p>
        </w:tc>
        <w:tc>
          <w:tcPr>
            <w:tcW w:w="2900" w:type="dxa"/>
          </w:tcPr>
          <w:p w14:paraId="7B9C54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c>
          <w:tcPr>
            <w:tcW w:w="1970" w:type="dxa"/>
          </w:tcPr>
          <w:p w14:paraId="376D95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FR-11, FR-31, FR-32</w:t>
            </w:r>
          </w:p>
        </w:tc>
      </w:tr>
      <w:tr w:rsidR="00D50352" w:rsidRPr="009A1E73" w14:paraId="065D6B45" w14:textId="77777777" w:rsidTr="00E25543">
        <w:trPr>
          <w:jc w:val="center"/>
        </w:trPr>
        <w:tc>
          <w:tcPr>
            <w:tcW w:w="895" w:type="dxa"/>
          </w:tcPr>
          <w:p w14:paraId="353EE60E"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UC-17</w:t>
            </w:r>
          </w:p>
        </w:tc>
        <w:tc>
          <w:tcPr>
            <w:tcW w:w="3235" w:type="dxa"/>
          </w:tcPr>
          <w:p w14:paraId="490C77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Switch Interface Language</w:t>
            </w:r>
          </w:p>
        </w:tc>
        <w:tc>
          <w:tcPr>
            <w:tcW w:w="2900" w:type="dxa"/>
          </w:tcPr>
          <w:p w14:paraId="7E50BD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c>
          <w:tcPr>
            <w:tcW w:w="1970" w:type="dxa"/>
          </w:tcPr>
          <w:p w14:paraId="7A721A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FR-12, FR-28</w:t>
            </w:r>
          </w:p>
        </w:tc>
      </w:tr>
      <w:tr w:rsidR="00D50352" w:rsidRPr="009A1E73" w14:paraId="73000002" w14:textId="77777777" w:rsidTr="00E25543">
        <w:trPr>
          <w:jc w:val="center"/>
        </w:trPr>
        <w:tc>
          <w:tcPr>
            <w:tcW w:w="895" w:type="dxa"/>
          </w:tcPr>
          <w:p w14:paraId="73000003"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UC-18</w:t>
            </w:r>
          </w:p>
        </w:tc>
        <w:tc>
          <w:tcPr>
            <w:tcW w:w="3235" w:type="dxa"/>
          </w:tcPr>
          <w:p w14:paraId="730000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Log Out</w:t>
            </w:r>
          </w:p>
        </w:tc>
        <w:tc>
          <w:tcPr>
            <w:tcW w:w="2900" w:type="dxa"/>
          </w:tcPr>
          <w:p w14:paraId="730000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c>
          <w:tcPr>
            <w:tcW w:w="1970" w:type="dxa"/>
          </w:tcPr>
          <w:p w14:paraId="7300000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FR-13</w:t>
            </w:r>
          </w:p>
        </w:tc>
      </w:tr>
      <w:tr w:rsidR="00D50352" w:rsidRPr="009A1E73" w14:paraId="6913F80D" w14:textId="77777777">
        <w:trPr>
          <w:jc w:val="center"/>
        </w:trPr>
        <w:tc>
          <w:tcPr>
            <w:tcW w:w="895" w:type="dxa"/>
          </w:tcPr>
          <w:p w14:paraId="4C2BD73C"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UC-19</w:t>
            </w:r>
          </w:p>
        </w:tc>
        <w:tc>
          <w:tcPr>
            <w:tcW w:w="3235" w:type="dxa"/>
          </w:tcPr>
          <w:p w14:paraId="5DB044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Manage Households</w:t>
            </w:r>
          </w:p>
        </w:tc>
        <w:tc>
          <w:tcPr>
            <w:tcW w:w="2900" w:type="dxa"/>
          </w:tcPr>
          <w:p w14:paraId="4A6B388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3FC3BC5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FR-14</w:t>
            </w:r>
          </w:p>
        </w:tc>
      </w:tr>
      <w:tr w:rsidR="00D50352" w:rsidRPr="009A1E73" w14:paraId="6C9BF6E2" w14:textId="77777777">
        <w:trPr>
          <w:jc w:val="center"/>
        </w:trPr>
        <w:tc>
          <w:tcPr>
            <w:tcW w:w="895" w:type="dxa"/>
          </w:tcPr>
          <w:p w14:paraId="3BCD2180"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UC-20</w:t>
            </w:r>
          </w:p>
        </w:tc>
        <w:tc>
          <w:tcPr>
            <w:tcW w:w="3235" w:type="dxa"/>
          </w:tcPr>
          <w:p w14:paraId="6751634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Configure Membership Eligibility Settings</w:t>
            </w:r>
          </w:p>
        </w:tc>
        <w:tc>
          <w:tcPr>
            <w:tcW w:w="2900" w:type="dxa"/>
          </w:tcPr>
          <w:p w14:paraId="24B2B0A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3D9C81D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FR-15</w:t>
            </w:r>
          </w:p>
        </w:tc>
      </w:tr>
      <w:tr w:rsidR="00D50352" w:rsidRPr="009A1E73" w14:paraId="4ED4CC03" w14:textId="77777777">
        <w:trPr>
          <w:jc w:val="center"/>
        </w:trPr>
        <w:tc>
          <w:tcPr>
            <w:tcW w:w="895" w:type="dxa"/>
          </w:tcPr>
          <w:p w14:paraId="55E8611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UC-21</w:t>
            </w:r>
          </w:p>
        </w:tc>
        <w:tc>
          <w:tcPr>
            <w:tcW w:w="3235" w:type="dxa"/>
          </w:tcPr>
          <w:p w14:paraId="4F7A96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Archive and Restore Records</w:t>
            </w:r>
          </w:p>
        </w:tc>
        <w:tc>
          <w:tcPr>
            <w:tcW w:w="2900" w:type="dxa"/>
          </w:tcPr>
          <w:p w14:paraId="0E6D6EB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77292AF1"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FR-16</w:t>
            </w:r>
          </w:p>
        </w:tc>
      </w:tr>
      <w:tr w:rsidR="00D50352" w:rsidRPr="009A1E73" w14:paraId="2E41A242" w14:textId="77777777">
        <w:trPr>
          <w:jc w:val="center"/>
        </w:trPr>
        <w:tc>
          <w:tcPr>
            <w:tcW w:w="895" w:type="dxa"/>
          </w:tcPr>
          <w:p w14:paraId="735E7B8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UC-22</w:t>
            </w:r>
          </w:p>
        </w:tc>
        <w:tc>
          <w:tcPr>
            <w:tcW w:w="3235" w:type="dxa"/>
          </w:tcPr>
          <w:p w14:paraId="572FCD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Release and Return Borrowed Inventory Items</w:t>
            </w:r>
          </w:p>
        </w:tc>
        <w:tc>
          <w:tcPr>
            <w:tcW w:w="2900" w:type="dxa"/>
          </w:tcPr>
          <w:p w14:paraId="1A4FF4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3D44D34F"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FR-17, FR-29</w:t>
            </w:r>
          </w:p>
        </w:tc>
      </w:tr>
      <w:tr w:rsidR="00D50352" w:rsidRPr="009A1E73" w14:paraId="00E02F10" w14:textId="77777777">
        <w:trPr>
          <w:jc w:val="center"/>
        </w:trPr>
        <w:tc>
          <w:tcPr>
            <w:tcW w:w="895" w:type="dxa"/>
          </w:tcPr>
          <w:p w14:paraId="4FA0E09B"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UC-23</w:t>
            </w:r>
          </w:p>
        </w:tc>
        <w:tc>
          <w:tcPr>
            <w:tcW w:w="3235" w:type="dxa"/>
          </w:tcPr>
          <w:p w14:paraId="7B78785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Manage Facebook Page Integration</w:t>
            </w:r>
          </w:p>
        </w:tc>
        <w:tc>
          <w:tcPr>
            <w:tcW w:w="2900" w:type="dxa"/>
          </w:tcPr>
          <w:p w14:paraId="72B1CF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7D2A44E4"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FR-18</w:t>
            </w:r>
          </w:p>
        </w:tc>
      </w:tr>
      <w:tr w:rsidR="00D50352" w:rsidRPr="009A1E73" w14:paraId="7B7F57F3" w14:textId="77777777">
        <w:trPr>
          <w:jc w:val="center"/>
        </w:trPr>
        <w:tc>
          <w:tcPr>
            <w:tcW w:w="895" w:type="dxa"/>
          </w:tcPr>
          <w:p w14:paraId="1BC38B85"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UC-24</w:t>
            </w:r>
          </w:p>
        </w:tc>
        <w:tc>
          <w:tcPr>
            <w:tcW w:w="3235" w:type="dxa"/>
          </w:tcPr>
          <w:p w14:paraId="01703F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View Activity Logs</w:t>
            </w:r>
          </w:p>
        </w:tc>
        <w:tc>
          <w:tcPr>
            <w:tcW w:w="2900" w:type="dxa"/>
          </w:tcPr>
          <w:p w14:paraId="3E7000A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14:paraId="19F6F3FA" w14:textId="77777777"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FR-19</w:t>
            </w:r>
          </w:p>
        </w:tc>
      </w:tr>
      <w:tr w:rsidR="00D50352" w:rsidRPr="009A1E73">
        <w:trPr>
          <w:jc w:val="center"/>
        </w:trPr>
        <w:tc>
          <w:tcPr>
            <w:tcW w:w="895"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UC-25</w:t>
            </w:r>
          </w:p>
        </w:tc>
        <w:tc>
          <w:tcPr>
            <w:tcW w:w="323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Change Password</w:t>
            </w:r>
          </w:p>
        </w:tc>
        <w:tc>
          <w:tcPr>
            <w:tcW w:w="29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Resident/Member, Barangay Staff</w:t>
            </w:r>
          </w:p>
        </w:tc>
        <w:tc>
          <w:tcPr>
            <w:tcW w:w="197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FR-20, FR-21</w:t>
            </w:r>
          </w:p>
        </w:tc>
      </w:tr>
      <w:tr w:rsidR="00D50352" w:rsidRPr="009A1E73">
        <w:trPr>
          <w:jc w:val="center"/>
        </w:trPr>
        <w:tc>
          <w:tcPr>
            <w:tcW w:w="895"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UC-26</w:t>
            </w:r>
          </w:p>
        </w:tc>
        <w:tc>
          <w:tcPr>
            <w:tcW w:w="323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Manage Name Suffixes</w:t>
            </w:r>
          </w:p>
        </w:tc>
        <w:tc>
          <w:tcPr>
            <w:tcW w:w="29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FR-23, FR-25</w:t>
            </w:r>
          </w:p>
        </w:tc>
      </w:tr>
      <w:tr w:rsidR="00D50352" w:rsidRPr="009A1E73">
        <w:trPr>
          <w:jc w:val="center"/>
        </w:trPr>
        <w:tc>
          <w:tcPr>
            <w:tcW w:w="895"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UC-27</w:t>
            </w:r>
          </w:p>
        </w:tc>
        <w:tc>
          <w:tcPr>
            <w:tcW w:w="323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Generate Event Report</w:t>
            </w:r>
          </w:p>
        </w:tc>
        <w:tc>
          <w:tcPr>
            <w:tcW w:w="29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c>
          <w:tcPr>
            <w:tcW w:w="197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FR-24</w:t>
            </w:r>
          </w:p>
        </w:tc>
      </w:tr>
      <w:tr w:rsidR="00D50352" w:rsidRPr="009A1E73">
        <w:trPr>
          <w:jc w:val="center"/>
        </w:trPr>
        <w:tc>
          <w:tcPr>
            <w:tcW w:w="895"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UC-28</w:t>
            </w:r>
          </w:p>
        </w:tc>
        <w:tc>
          <w:tcPr>
            <w:tcW w:w="323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Respond to Member Feedback</w:t>
            </w:r>
          </w:p>
        </w:tc>
        <w:tc>
          <w:tcPr>
            <w:tcW w:w="29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FR-30, FR-32</w:t>
            </w:r>
          </w:p>
        </w:tc>
      </w:tr>
      <w:tr w:rsidR="00D50352" w:rsidRPr="009A1E73">
        <w:trPr>
          <w:jc w:val="center"/>
        </w:trPr>
        <w:tc>
          <w:tcPr>
            <w:tcW w:w="895"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UC-29</w:t>
            </w:r>
          </w:p>
        </w:tc>
        <w:tc>
          <w:tcPr>
            <w:tcW w:w="323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Configure Feedback Rules</w:t>
            </w:r>
          </w:p>
        </w:tc>
        <w:tc>
          <w:tcPr>
            <w:tcW w:w="29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Head Staff</w:t>
            </w:r>
          </w:p>
        </w:tc>
        <w:tc>
          <w:tcPr>
            <w:tcW w:w="197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FR-31</w:t>
            </w:r>
          </w:p>
        </w:tc>
      </w:tr>
      <w:tr w:rsidR="00D50352" w:rsidRPr="009A1E73">
        <w:trPr>
          <w:jc w:val="center"/>
        </w:trPr>
        <w:tc>
          <w:tcPr>
            <w:tcW w:w="895"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UC-30</w:t>
            </w:r>
          </w:p>
        </w:tc>
        <w:tc>
          <w:tcPr>
            <w:tcW w:w="323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Manage Staff Accounts</w:t>
            </w:r>
          </w:p>
        </w:tc>
        <w:tc>
          <w:tcPr>
            <w:tcW w:w="29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Head Staff</w:t>
            </w:r>
          </w:p>
        </w:tc>
        <w:tc>
          <w:tcPr>
            <w:tcW w:w="197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FR-33</w:t>
            </w:r>
          </w:p>
        </w:tc>
      </w:tr>
      <w:tr w:rsidR="00D50352" w:rsidRPr="009A1E73">
        <w:trPr>
          <w:jc w:val="center"/>
        </w:trPr>
        <w:tc>
          <w:tcPr>
            <w:tcW w:w="895"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UC-31</w:t>
            </w:r>
          </w:p>
        </w:tc>
        <w:tc>
          <w:tcPr>
            <w:tcW w:w="323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Transfer Head Staff Role</w:t>
            </w:r>
          </w:p>
        </w:tc>
        <w:tc>
          <w:tcPr>
            <w:tcW w:w="29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Head Staff, Barangay Staff</w:t>
            </w:r>
          </w:p>
        </w:tc>
        <w:tc>
          <w:tcPr>
            <w:tcW w:w="197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FR-33</w:t>
            </w:r>
          </w:p>
        </w:tc>
      </w:tr>
      <w:tr w:rsidR="00D50352" w:rsidRPr="009A1E73">
        <w:trPr>
          <w:jc w:val="center"/>
        </w:trPr>
        <w:tc>
          <w:tcPr>
            <w:tcW w:w="895"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UC-32</w:t>
            </w:r>
          </w:p>
        </w:tc>
        <w:tc>
          <w:tcPr>
            <w:tcW w:w="323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Set Up Two-Step Verification</w:t>
            </w:r>
          </w:p>
        </w:tc>
        <w:tc>
          <w:tcPr>
            <w:tcW w:w="29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FR-34</w:t>
            </w:r>
          </w:p>
        </w:tc>
      </w:tr>
      <w:tr w:rsidR="00D50352" w:rsidRPr="009A1E73">
        <w:trPr>
          <w:jc w:val="center"/>
        </w:trPr>
        <w:tc>
          <w:tcPr>
            <w:tcW w:w="895"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UC-33</w:t>
            </w:r>
          </w:p>
        </w:tc>
        <w:tc>
          <w:tcPr>
            <w:tcW w:w="323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Generate Recovery Codes</w:t>
            </w:r>
          </w:p>
        </w:tc>
        <w:tc>
          <w:tcPr>
            <w:tcW w:w="29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Head Staff</w:t>
            </w:r>
          </w:p>
        </w:tc>
        <w:tc>
          <w:tcPr>
            <w:tcW w:w="197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FR-35</w:t>
            </w:r>
          </w:p>
        </w:tc>
      </w:tr>
      <w:tr w:rsidR="00D50352" w:rsidRPr="009A1E73">
        <w:trPr>
          <w:jc w:val="center"/>
        </w:trPr>
        <w:tc>
          <w:tcPr>
            <w:tcW w:w="895"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UC-34</w:t>
            </w:r>
          </w:p>
        </w:tc>
        <w:tc>
          <w:tcPr>
            <w:tcW w:w="323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Recover Head Staff Access</w:t>
            </w:r>
          </w:p>
        </w:tc>
        <w:tc>
          <w:tcPr>
            <w:tcW w:w="29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Head Staff</w:t>
            </w:r>
          </w:p>
        </w:tc>
        <w:tc>
          <w:tcPr>
            <w:tcW w:w="197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FR-35</w:t>
            </w:r>
          </w:p>
        </w:tc>
      </w:tr>
      <w:tr w:rsidR="00D50352" w:rsidRPr="009A1E73">
        <w:trPr>
          <w:jc w:val="center"/>
        </w:trPr>
        <w:tc>
          <w:tcPr>
            <w:tcW w:w="895"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UC-35</w:t>
            </w:r>
          </w:p>
        </w:tc>
        <w:tc>
          <w:tcPr>
            <w:tcW w:w="3235"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View Security Alerts</w:t>
            </w:r>
          </w:p>
        </w:tc>
        <w:tc>
          <w:tcPr>
            <w:tcW w:w="290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c>
          <w:tcPr>
            <w:tcW w:w="1970" w:type="dxa"/>
          </w:tcPr>
          <w:p w:rsidR="00D50352" w:rsidRPr="009A1E73" w:rsidRDefault="00000000">
            <w:pPr>
              <w:spacing w:before="40" w:after="40" w:line="240" w:lineRule="auto"/>
              <w:jc w:val="center"/>
              <w:rPr>
                <w:rFonts w:ascii="Times New Roman" w:hAnsi="Times New Roman" w:cs="Times New Roman"/>
              </w:rPr>
            </w:pPr>
            <w:r>
              <w:rPr>
                <w:rFonts w:ascii="Times New Roman" w:eastAsia="Times New Roman" w:hAnsi="Times New Roman" w:cs="Times New Roman"/>
              </w:rPr>
              <w:t xml:space="preserve">FR-36</w:t>
            </w:r>
          </w:p>
        </w:tc>
      </w:tr>
    </w:tbl>
    <w:p w14:paraId="48E8D8C2" w14:textId="77777777" w:rsidR="00D50352" w:rsidRPr="009A1E73" w:rsidRDefault="00D50352">
      <w:pPr>
        <w:spacing w:after="120"/>
        <w:rPr>
          <w:rFonts w:ascii="Times New Roman" w:hAnsi="Times New Roman" w:cs="Times New Roman"/>
          <w:sz w:val="24"/>
          <w:szCs w:val="24"/>
        </w:rPr>
      </w:pPr>
    </w:p>
    <w:p w14:paraId="27D06824" w14:textId="4C4C9643"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11</w:t>
      </w:r>
    </w:p>
    <w:p w14:paraId="0137E282"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 Narrative: Log In (UC-1)</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E957387" w14:textId="77777777" w:rsidTr="009630A4">
        <w:tc>
          <w:tcPr>
            <w:tcW w:w="7190" w:type="dxa"/>
            <w:gridSpan w:val="2"/>
            <w:shd w:val="clear" w:color="auto" w:fill="17365D" w:themeFill="text2" w:themeFillShade="BF"/>
          </w:tcPr>
          <w:p w14:paraId="57F935E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Log In (UC-1)</w:t>
            </w:r>
          </w:p>
        </w:tc>
      </w:tr>
      <w:tr w:rsidR="00D50352" w:rsidRPr="009A1E73" w14:paraId="77FB354D" w14:textId="77777777">
        <w:tc>
          <w:tcPr>
            <w:tcW w:w="1450" w:type="dxa"/>
          </w:tcPr>
          <w:p w14:paraId="167DBF1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11970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47DB6AFE" w14:textId="77777777">
        <w:tc>
          <w:tcPr>
            <w:tcW w:w="1450" w:type="dxa"/>
          </w:tcPr>
          <w:p w14:paraId="7B38C9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4C8C927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5B4575AB" w14:textId="77777777">
        <w:tc>
          <w:tcPr>
            <w:tcW w:w="1450" w:type="dxa"/>
          </w:tcPr>
          <w:p w14:paraId="47A47FF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CCE23F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registered resident, member, or barangay staff user to authenticate before accessing the functions of their role.</w:t>
            </w:r>
          </w:p>
        </w:tc>
      </w:tr>
      <w:tr w:rsidR="00D50352" w:rsidRPr="009A1E73" w14:paraId="3A8A9A0F" w14:textId="77777777">
        <w:tc>
          <w:tcPr>
            <w:tcW w:w="1450" w:type="dxa"/>
          </w:tcPr>
          <w:p w14:paraId="12C005E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BAF2E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r>
      <w:tr w:rsidR="00D50352" w:rsidRPr="009A1E73" w14:paraId="77308520" w14:textId="77777777">
        <w:tc>
          <w:tcPr>
            <w:tcW w:w="1450" w:type="dxa"/>
          </w:tcPr>
          <w:p w14:paraId="724510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5E86DF4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and residents who need assurance that only authorized users can view or change records.</w:t>
            </w:r>
          </w:p>
        </w:tc>
      </w:tr>
      <w:tr w:rsidR="00D50352" w:rsidRPr="009A1E73" w14:paraId="720CDAAB" w14:textId="77777777">
        <w:tc>
          <w:tcPr>
            <w:tcW w:w="1450" w:type="dxa"/>
          </w:tcPr>
          <w:p w14:paraId="1B7010C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353FF7A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user already has an account created either by barangay staff (for a resident/member) or by giving a resident account Staff access, which only the Head Staff can do (for a staff account).</w:t>
            </w:r>
          </w:p>
        </w:tc>
      </w:tr>
      <w:tr w:rsidR="00D50352" w:rsidRPr="009A1E73" w14:paraId="0A5ED005" w14:textId="77777777">
        <w:tc>
          <w:tcPr>
            <w:tcW w:w="1450" w:type="dxa"/>
          </w:tcPr>
          <w:p w14:paraId="722DCEE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26651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opens PiaoConnect and selects Log In.</w:t>
            </w:r>
          </w:p>
        </w:tc>
      </w:tr>
      <w:tr w:rsidR="00D50352" w:rsidRPr="009A1E73" w14:paraId="4733C1CB" w14:textId="77777777">
        <w:tc>
          <w:tcPr>
            <w:tcW w:w="1450" w:type="dxa"/>
          </w:tcPr>
          <w:p w14:paraId="725F0FA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43E8709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authenticates the user, opens the dashboard appropriate to their role, and records the login event.</w:t>
            </w:r>
          </w:p>
        </w:tc>
      </w:tr>
      <w:tr w:rsidR="00D50352" w:rsidRPr="009A1E73" w14:paraId="050A65B5" w14:textId="77777777">
        <w:tc>
          <w:tcPr>
            <w:tcW w:w="7190" w:type="dxa"/>
            <w:gridSpan w:val="2"/>
          </w:tcPr>
          <w:p w14:paraId="279E756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5EBEFB6C" w14:textId="77777777">
        <w:tc>
          <w:tcPr>
            <w:tcW w:w="7190" w:type="dxa"/>
            <w:gridSpan w:val="2"/>
          </w:tcPr>
          <w:p w14:paraId="7AEC853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opens PiaoConnect and selects Log In.</w:t>
            </w:r>
          </w:p>
        </w:tc>
      </w:tr>
      <w:tr w:rsidR="00D50352" w:rsidRPr="009A1E73" w14:paraId="6F9DDB42" w14:textId="77777777">
        <w:tc>
          <w:tcPr>
            <w:tcW w:w="7190" w:type="dxa"/>
            <w:gridSpan w:val="2"/>
          </w:tcPr>
          <w:p w14:paraId="5FC04ED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login form asking for a username or resident ID and a password.</w:t>
            </w:r>
          </w:p>
        </w:tc>
      </w:tr>
      <w:tr w:rsidR="00D50352" w:rsidRPr="009A1E73" w14:paraId="670569AF" w14:textId="77777777">
        <w:tc>
          <w:tcPr>
            <w:tcW w:w="7190" w:type="dxa"/>
            <w:gridSpan w:val="2"/>
          </w:tcPr>
          <w:p w14:paraId="15F159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user enters their credentials, optionally ticks “Keep me signed in on this device”, and submits the form.</w:t>
            </w:r>
          </w:p>
        </w:tc>
      </w:tr>
      <w:tr w:rsidR="00D50352" w:rsidRPr="009A1E73" w14:paraId="031DB00C" w14:textId="77777777">
        <w:tc>
          <w:tcPr>
            <w:tcW w:w="7190" w:type="dxa"/>
            <w:gridSpan w:val="2"/>
          </w:tcPr>
          <w:p w14:paraId="55B45B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verifies the credentials against the stored, hashed password.</w:t>
            </w:r>
          </w:p>
        </w:tc>
      </w:tr>
      <w:tr w:rsidR="00D50352" w:rsidRPr="009A1E73" w14:paraId="43C0D3F6" w14:textId="77777777">
        <w:tc>
          <w:tcPr>
            <w:tcW w:w="7190" w:type="dxa"/>
            <w:gridSpan w:val="2"/>
          </w:tcPr>
          <w:p w14:paraId="24F7714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determines the user's role (Barangay Staff or Resident/Member), opens the corresponding dashboard, and, when the option was ticked, remembers the user on that device for 30 days.</w:t>
            </w:r>
          </w:p>
        </w:tc>
      </w:tr>
      <w:tr w:rsidR="00D50352" w:rsidRPr="009A1E73" w14:paraId="55E006EE" w14:textId="77777777">
        <w:tc>
          <w:tcPr>
            <w:tcW w:w="7190" w:type="dxa"/>
            <w:gridSpan w:val="2"/>
          </w:tcPr>
          <w:p w14:paraId="57904CD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A1ECB97" w14:textId="77777777">
        <w:tc>
          <w:tcPr>
            <w:tcW w:w="7190" w:type="dxa"/>
            <w:gridSpan w:val="2"/>
          </w:tcPr>
          <w:p w14:paraId="0E76AED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credentials do not match any account: the system states that the username or password is incorrect and allows another attempt.</w:t>
            </w:r>
          </w:p>
        </w:tc>
      </w:tr>
      <w:tr w:rsidR="00D50352" w:rsidRPr="009A1E73" w14:paraId="538B75DA" w14:textId="77777777">
        <w:tc>
          <w:tcPr>
            <w:tcW w:w="7190" w:type="dxa"/>
            <w:gridSpan w:val="2"/>
          </w:tcPr>
          <w:p w14:paraId="0A755D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4b. The account is suspended by the Head Staff: the system denies access and displays a message directing the user to contact the Head Staff.</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4c. The user has made five wrong tries within one minute from the same network: the system pauses further attempts for one minute. After ten wrong tries on the same account, the account is locked for one minute, and the staff member and the Head Staff receive a security alert (UC-35).</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4d. The account is a staff account with two-step sign-in turned on (UC-32): the system asks for the 6-digit code from the authenticator app and continues only when the code is valid and has not been used before.</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5a. “Keep me signed in” was not ticked, or the user is a staff member, whose sessions are kept short on purpose: the session is not remembered, so the user must log in again after closing the browser.</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5b. The password was reset by the Head Staff (UC-30): the system requires the user to choose a new password (UC-25) before any other page opens.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5c. A staff member signs in from a different network than the last time: the system records the sign-in and raises a security alert for that staff member (UC-35).</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5d. A staff member has forgotten the Head Staff password: the Head Staff recovers access from the login page with a recovery code (UC-34).</w:t>
            </w:r>
          </w:p>
        </w:tc>
      </w:tr>
    </w:tbl>
    <w:p w14:paraId="28350776" w14:textId="77777777" w:rsidR="00D50352" w:rsidRPr="009A1E73" w:rsidRDefault="00D50352">
      <w:pPr>
        <w:spacing w:after="120"/>
        <w:rPr>
          <w:rFonts w:ascii="Times New Roman" w:hAnsi="Times New Roman" w:cs="Times New Roman"/>
          <w:sz w:val="24"/>
          <w:szCs w:val="24"/>
        </w:rPr>
      </w:pPr>
    </w:p>
    <w:p w14:paraId="18E4A7C8" w14:textId="77777777" w:rsidR="007F6DA5" w:rsidRPr="009A1E73" w:rsidRDefault="007F6DA5">
      <w:pPr>
        <w:spacing w:before="200"/>
        <w:rPr>
          <w:rFonts w:ascii="Times New Roman" w:eastAsia="Times New Roman" w:hAnsi="Times New Roman" w:cs="Times New Roman"/>
          <w:b/>
          <w:sz w:val="24"/>
          <w:szCs w:val="24"/>
        </w:rPr>
      </w:pPr>
    </w:p>
    <w:p w14:paraId="52BD2681" w14:textId="77777777" w:rsidR="00933995" w:rsidRDefault="00933995">
      <w:pPr>
        <w:spacing w:before="200"/>
        <w:rPr>
          <w:rFonts w:ascii="Times New Roman" w:eastAsia="Times New Roman" w:hAnsi="Times New Roman" w:cs="Times New Roman"/>
          <w:b/>
          <w:sz w:val="24"/>
          <w:szCs w:val="24"/>
        </w:rPr>
      </w:pPr>
    </w:p>
    <w:p w14:paraId="3171403F" w14:textId="77777777" w:rsidR="00933995" w:rsidRDefault="00933995">
      <w:pPr>
        <w:spacing w:before="200"/>
        <w:rPr>
          <w:rFonts w:ascii="Times New Roman" w:eastAsia="Times New Roman" w:hAnsi="Times New Roman" w:cs="Times New Roman"/>
          <w:b/>
          <w:sz w:val="24"/>
          <w:szCs w:val="24"/>
        </w:rPr>
      </w:pPr>
    </w:p>
    <w:p w14:paraId="156BF67D" w14:textId="3D7AF762"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 xml:space="preserve">Table 12</w:t>
      </w:r>
    </w:p>
    <w:p w14:paraId="69DBCADC"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2 Narrative: Register Resident and Create Membership Account (UC-2)</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49BD70E" w14:textId="77777777" w:rsidTr="009630A4">
        <w:tc>
          <w:tcPr>
            <w:tcW w:w="7190" w:type="dxa"/>
            <w:gridSpan w:val="2"/>
            <w:shd w:val="clear" w:color="auto" w:fill="17365D" w:themeFill="text2" w:themeFillShade="BF"/>
          </w:tcPr>
          <w:p w14:paraId="300255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Register Resident and Create Membership Account (UC-2)</w:t>
            </w:r>
          </w:p>
        </w:tc>
      </w:tr>
      <w:tr w:rsidR="00D50352" w:rsidRPr="009A1E73" w14:paraId="0AD048B0" w14:textId="77777777">
        <w:tc>
          <w:tcPr>
            <w:tcW w:w="1450" w:type="dxa"/>
          </w:tcPr>
          <w:p w14:paraId="49961E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1F1F32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C44EAB9" w14:textId="77777777">
        <w:tc>
          <w:tcPr>
            <w:tcW w:w="1450" w:type="dxa"/>
          </w:tcPr>
          <w:p w14:paraId="7381363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F0ACC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F6A15CB" w14:textId="77777777">
        <w:tc>
          <w:tcPr>
            <w:tcW w:w="1450" w:type="dxa"/>
          </w:tcPr>
          <w:p w14:paraId="1AED76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22E9D3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add a new resident to the system and, where applicable, create the corresponding member account.</w:t>
            </w:r>
          </w:p>
        </w:tc>
      </w:tr>
      <w:tr w:rsidR="00D50352" w:rsidRPr="009A1E73" w14:paraId="045A4211" w14:textId="77777777">
        <w:tc>
          <w:tcPr>
            <w:tcW w:w="1450" w:type="dxa"/>
          </w:tcPr>
          <w:p w14:paraId="23D302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710C6A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6353209F" w14:textId="77777777">
        <w:tc>
          <w:tcPr>
            <w:tcW w:w="1450" w:type="dxa"/>
          </w:tcPr>
          <w:p w14:paraId="15A5417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7FCC7FE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who need an accurate and searchable roll of residents; residents, whose basic information must be recorded correctly.</w:t>
            </w:r>
          </w:p>
        </w:tc>
      </w:tr>
      <w:tr w:rsidR="00D50352" w:rsidRPr="009A1E73" w14:paraId="2BFC90C6" w14:textId="77777777">
        <w:tc>
          <w:tcPr>
            <w:tcW w:w="1450" w:type="dxa"/>
          </w:tcPr>
          <w:p w14:paraId="071769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2824EF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resident is not yet registered in the system.</w:t>
            </w:r>
          </w:p>
        </w:tc>
      </w:tr>
      <w:tr w:rsidR="00D50352" w:rsidRPr="009A1E73" w14:paraId="65CB8C55" w14:textId="77777777">
        <w:tc>
          <w:tcPr>
            <w:tcW w:w="1450" w:type="dxa"/>
          </w:tcPr>
          <w:p w14:paraId="134AB9D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4C788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Register Resident from the dashboard, typically during in-person registration at the barangay hall.</w:t>
            </w:r>
          </w:p>
        </w:tc>
      </w:tr>
      <w:tr w:rsidR="00D50352" w:rsidRPr="009A1E73" w14:paraId="02870C49" w14:textId="77777777">
        <w:tc>
          <w:tcPr>
            <w:tcW w:w="1450" w:type="dxa"/>
          </w:tcPr>
          <w:p w14:paraId="4CD374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67354AE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creates a resident record and, if a membership account is requested, a linked member account with a unique QR code.</w:t>
            </w:r>
          </w:p>
        </w:tc>
      </w:tr>
      <w:tr w:rsidR="00D50352" w:rsidRPr="009A1E73" w14:paraId="18B48D41" w14:textId="77777777">
        <w:tc>
          <w:tcPr>
            <w:tcW w:w="7190" w:type="dxa"/>
            <w:gridSpan w:val="2"/>
          </w:tcPr>
          <w:p w14:paraId="11EEFEE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2CFE38D6" w14:textId="77777777">
        <w:tc>
          <w:tcPr>
            <w:tcW w:w="7190" w:type="dxa"/>
            <w:gridSpan w:val="2"/>
          </w:tcPr>
          <w:p w14:paraId="619BB1B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Register Resident.</w:t>
            </w:r>
          </w:p>
        </w:tc>
      </w:tr>
      <w:tr w:rsidR="00D50352" w:rsidRPr="009A1E73" w14:paraId="70767ABB" w14:textId="77777777">
        <w:tc>
          <w:tcPr>
            <w:tcW w:w="7190" w:type="dxa"/>
            <w:gridSpan w:val="2"/>
          </w:tcPr>
          <w:p w14:paraId="2FD744C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form asking for the resident's name, address (Purok), birth date, contact number, and household information.</w:t>
            </w:r>
          </w:p>
        </w:tc>
      </w:tr>
      <w:tr w:rsidR="00D50352" w:rsidRPr="009A1E73" w14:paraId="56C1F8D4" w14:textId="77777777">
        <w:tc>
          <w:tcPr>
            <w:tcW w:w="7190" w:type="dxa"/>
            <w:gridSpan w:val="2"/>
          </w:tcPr>
          <w:p w14:paraId="0C4F3C1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fills in the fields and indicates whether the resident should also be registered as a member.</w:t>
            </w:r>
          </w:p>
        </w:tc>
      </w:tr>
      <w:tr w:rsidR="00D50352" w:rsidRPr="009A1E73" w14:paraId="76378A56" w14:textId="77777777">
        <w:tc>
          <w:tcPr>
            <w:tcW w:w="7190" w:type="dxa"/>
            <w:gridSpan w:val="2"/>
          </w:tcPr>
          <w:p w14:paraId="6A73C41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entries, checking that required fields are complete and that the resident is not already on record.</w:t>
            </w:r>
          </w:p>
        </w:tc>
      </w:tr>
      <w:tr w:rsidR="00D50352" w:rsidRPr="009A1E73" w14:paraId="138F59EC" w14:textId="77777777">
        <w:tc>
          <w:tcPr>
            <w:tcW w:w="7190" w:type="dxa"/>
            <w:gridSpan w:val="2"/>
          </w:tcPr>
          <w:p w14:paraId="4BC3047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creates the resident record and, if requested, creates a linked member account with an initial active status.</w:t>
            </w:r>
          </w:p>
        </w:tc>
      </w:tr>
      <w:tr w:rsidR="00D50352" w:rsidRPr="009A1E73" w14:paraId="33E027F9" w14:textId="77777777">
        <w:tc>
          <w:tcPr>
            <w:tcW w:w="7190" w:type="dxa"/>
            <w:gridSpan w:val="2"/>
          </w:tcPr>
          <w:p w14:paraId="7D795C8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generates a unique QR code for the new member account, consistent with UC-5.</w:t>
            </w:r>
          </w:p>
        </w:tc>
      </w:tr>
      <w:tr w:rsidR="00D50352" w:rsidRPr="009A1E73" w14:paraId="3E76E05E" w14:textId="77777777">
        <w:tc>
          <w:tcPr>
            <w:tcW w:w="7190" w:type="dxa"/>
            <w:gridSpan w:val="2"/>
          </w:tcPr>
          <w:p w14:paraId="396A4F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6447D644" w14:textId="77777777">
        <w:tc>
          <w:tcPr>
            <w:tcW w:w="7190" w:type="dxa"/>
            <w:gridSpan w:val="2"/>
          </w:tcPr>
          <w:p w14:paraId="718A5E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4a. A required field is empty or a contact number is not an eleven-digit mobile number beginning with 09: the system marks the field and asks staff to correct it.</w:t>
            </w:r>
          </w:p>
        </w:tc>
      </w:tr>
      <w:tr w:rsidR="00D50352" w:rsidRPr="009A1E73" w14:paraId="51F61967" w14:textId="77777777">
        <w:tc>
          <w:tcPr>
            <w:tcW w:w="7190" w:type="dxa"/>
            <w:gridSpan w:val="2"/>
          </w:tcPr>
          <w:p w14:paraId="32F3E71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4b. A resident with matching name and birth date already exists: the system warns staff of the possible duplicate and asks for confirmation before proceeding.</w:t>
            </w:r>
          </w:p>
        </w:tc>
      </w:tr>
    </w:tbl>
    <w:p w14:paraId="69396466" w14:textId="77777777" w:rsidR="00D50352" w:rsidRPr="009A1E73" w:rsidRDefault="00D50352">
      <w:pPr>
        <w:spacing w:after="120"/>
        <w:rPr>
          <w:rFonts w:ascii="Times New Roman" w:hAnsi="Times New Roman" w:cs="Times New Roman"/>
          <w:sz w:val="24"/>
          <w:szCs w:val="24"/>
        </w:rPr>
      </w:pPr>
    </w:p>
    <w:p w14:paraId="59CD910B" w14:textId="7025CF45"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13</w:t>
      </w:r>
    </w:p>
    <w:p w14:paraId="3E4233BB"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3 Narrative: Manage Resident Records (UC-3)</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5DBCCD6" w14:textId="77777777" w:rsidTr="009630A4">
        <w:tc>
          <w:tcPr>
            <w:tcW w:w="7190" w:type="dxa"/>
            <w:gridSpan w:val="2"/>
            <w:shd w:val="clear" w:color="auto" w:fill="17365D" w:themeFill="text2" w:themeFillShade="BF"/>
          </w:tcPr>
          <w:p w14:paraId="0CC753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Resident Records (UC-3)</w:t>
            </w:r>
          </w:p>
        </w:tc>
      </w:tr>
      <w:tr w:rsidR="00D50352" w:rsidRPr="009A1E73" w14:paraId="6DC0AA96" w14:textId="77777777">
        <w:tc>
          <w:tcPr>
            <w:tcW w:w="1450" w:type="dxa"/>
          </w:tcPr>
          <w:p w14:paraId="6C4E1E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0BF269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30982C5B" w14:textId="77777777">
        <w:tc>
          <w:tcPr>
            <w:tcW w:w="1450" w:type="dxa"/>
          </w:tcPr>
          <w:p w14:paraId="135D373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7A1C73E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AE14C24" w14:textId="77777777">
        <w:tc>
          <w:tcPr>
            <w:tcW w:w="1450" w:type="dxa"/>
          </w:tcPr>
          <w:p w14:paraId="58EA70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34DF703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search, view, and update the stored information of an existing resident.</w:t>
            </w:r>
          </w:p>
        </w:tc>
      </w:tr>
      <w:tr w:rsidR="00D50352" w:rsidRPr="009A1E73" w14:paraId="233478CA" w14:textId="77777777">
        <w:tc>
          <w:tcPr>
            <w:tcW w:w="1450" w:type="dxa"/>
          </w:tcPr>
          <w:p w14:paraId="3032F0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Primary Actor</w:t>
            </w:r>
          </w:p>
        </w:tc>
        <w:tc>
          <w:tcPr>
            <w:tcW w:w="7190" w:type="dxa"/>
          </w:tcPr>
          <w:p w14:paraId="2D43F5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0760BC87" w14:textId="77777777">
        <w:tc>
          <w:tcPr>
            <w:tcW w:w="1450" w:type="dxa"/>
          </w:tcPr>
          <w:p w14:paraId="2F0AA4C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660B7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who rely on records staying current; residents, whose information should be corrected promptly when it changes.</w:t>
            </w:r>
          </w:p>
        </w:tc>
      </w:tr>
      <w:tr w:rsidR="00D50352" w:rsidRPr="009A1E73" w14:paraId="384F25CA" w14:textId="77777777">
        <w:tc>
          <w:tcPr>
            <w:tcW w:w="1450" w:type="dxa"/>
          </w:tcPr>
          <w:p w14:paraId="252D45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54DCDE7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resident is already registered in the system.</w:t>
            </w:r>
          </w:p>
        </w:tc>
      </w:tr>
      <w:tr w:rsidR="00D50352" w:rsidRPr="009A1E73" w14:paraId="3EEC4502" w14:textId="77777777">
        <w:tc>
          <w:tcPr>
            <w:tcW w:w="1450" w:type="dxa"/>
          </w:tcPr>
          <w:p w14:paraId="4F6996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20CBA1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Resident Records from the dashboard and searches for a resident.</w:t>
            </w:r>
          </w:p>
        </w:tc>
      </w:tr>
      <w:tr w:rsidR="00D50352" w:rsidRPr="009A1E73" w14:paraId="4AE5558A" w14:textId="77777777">
        <w:tc>
          <w:tcPr>
            <w:tcW w:w="1450" w:type="dxa"/>
          </w:tcPr>
          <w:p w14:paraId="092026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317404B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requested resident record is displayed, and any changes staff make are saved and time-stamped.</w:t>
            </w:r>
          </w:p>
        </w:tc>
      </w:tr>
      <w:tr w:rsidR="00D50352" w:rsidRPr="009A1E73" w14:paraId="7BFE0A50" w14:textId="77777777">
        <w:tc>
          <w:tcPr>
            <w:tcW w:w="7190" w:type="dxa"/>
            <w:gridSpan w:val="2"/>
          </w:tcPr>
          <w:p w14:paraId="5B0F7B6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040CE26C" w14:textId="77777777">
        <w:tc>
          <w:tcPr>
            <w:tcW w:w="7190" w:type="dxa"/>
            <w:gridSpan w:val="2"/>
          </w:tcPr>
          <w:p w14:paraId="5BDE8E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Resident Records and enters a name, Purok, or resident ID to search.</w:t>
            </w:r>
          </w:p>
        </w:tc>
      </w:tr>
      <w:tr w:rsidR="00D50352" w:rsidRPr="009A1E73" w14:paraId="0E7FB467" w14:textId="77777777">
        <w:tc>
          <w:tcPr>
            <w:tcW w:w="7190" w:type="dxa"/>
            <w:gridSpan w:val="2"/>
          </w:tcPr>
          <w:p w14:paraId="7D5705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returns matching resident records.</w:t>
            </w:r>
          </w:p>
        </w:tc>
      </w:tr>
      <w:tr w:rsidR="00D50352" w:rsidRPr="009A1E73" w14:paraId="18CC8328" w14:textId="77777777">
        <w:tc>
          <w:tcPr>
            <w:tcW w:w="7190" w:type="dxa"/>
            <w:gridSpan w:val="2"/>
          </w:tcPr>
          <w:p w14:paraId="54388E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selects a resident to view the full profile.</w:t>
            </w:r>
          </w:p>
        </w:tc>
      </w:tr>
      <w:tr w:rsidR="00D50352" w:rsidRPr="009A1E73" w14:paraId="6D02FB90" w14:textId="77777777">
        <w:tc>
          <w:tcPr>
            <w:tcW w:w="7190" w:type="dxa"/>
            <w:gridSpan w:val="2"/>
          </w:tcPr>
          <w:p w14:paraId="78D060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edits one or more fields, such as address, contact number, or household composition.</w:t>
            </w:r>
          </w:p>
        </w:tc>
      </w:tr>
      <w:tr w:rsidR="00D50352" w:rsidRPr="009A1E73" w14:paraId="27C476E9" w14:textId="77777777">
        <w:tc>
          <w:tcPr>
            <w:tcW w:w="7190" w:type="dxa"/>
            <w:gridSpan w:val="2"/>
          </w:tcPr>
          <w:p w14:paraId="2679BFE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validates the changes and saves the updated record.</w:t>
            </w:r>
          </w:p>
        </w:tc>
      </w:tr>
      <w:tr w:rsidR="00D50352" w:rsidRPr="009A1E73" w14:paraId="5D108D56" w14:textId="77777777">
        <w:tc>
          <w:tcPr>
            <w:tcW w:w="7190" w:type="dxa"/>
            <w:gridSpan w:val="2"/>
          </w:tcPr>
          <w:p w14:paraId="371288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2D73211" w14:textId="77777777">
        <w:tc>
          <w:tcPr>
            <w:tcW w:w="7190" w:type="dxa"/>
            <w:gridSpan w:val="2"/>
          </w:tcPr>
          <w:p w14:paraId="5F0AF7F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No resident matches the search terms: the system states that no record was found and offers to register a new resident.</w:t>
            </w:r>
          </w:p>
        </w:tc>
      </w:tr>
      <w:tr w:rsidR="00D50352" w:rsidRPr="009A1E73" w14:paraId="42D73211" w14:textId="77777777">
        <w:tc>
          <w:tcPr>
            <w:tcW w:w="7190" w:type="dxa"/>
            <w:gridSpan w:val="2"/>
          </w:tcPr>
          <w:p w14:paraId="5F0AF7F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2b. More residents match than fit on one screen: the system lists them in pages, shows a loading placeholder while a page loads, and lets staff move between pages.</w:t>
            </w:r>
          </w:p>
        </w:tc>
      </w:tr>
      <w:tr w:rsidR="00D50352" w:rsidRPr="009A1E73" w14:paraId="63674714" w14:textId="77777777">
        <w:tc>
          <w:tcPr>
            <w:tcW w:w="7190" w:type="dxa"/>
            <w:gridSpan w:val="2"/>
          </w:tcPr>
          <w:p w14:paraId="54A89B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An edited field fails validation: the system marks the field and asks staff to correct it before saving.</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4b. Staff sets or resets a resident’s password while editing the record: the system applies the strong-password policy of UC-25 and stores only the hashed value.</w:t>
            </w:r>
          </w:p>
        </w:tc>
      </w:tr>
    </w:tbl>
    <w:p w14:paraId="0C1EB112" w14:textId="77777777" w:rsidR="00D50352" w:rsidRPr="009A1E73" w:rsidRDefault="00D50352">
      <w:pPr>
        <w:spacing w:after="120"/>
        <w:rPr>
          <w:rFonts w:ascii="Times New Roman" w:hAnsi="Times New Roman" w:cs="Times New Roman"/>
          <w:sz w:val="24"/>
          <w:szCs w:val="24"/>
        </w:rPr>
      </w:pPr>
    </w:p>
    <w:p w14:paraId="107BBB1C" w14:textId="28077E01"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14</w:t>
      </w:r>
    </w:p>
    <w:p w14:paraId="75C5E428"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4 Narrative: Manage Membership Groups (UC-4)</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CF0B0A6" w14:textId="77777777" w:rsidTr="009630A4">
        <w:tc>
          <w:tcPr>
            <w:tcW w:w="7190" w:type="dxa"/>
            <w:gridSpan w:val="2"/>
            <w:shd w:val="clear" w:color="auto" w:fill="17365D" w:themeFill="text2" w:themeFillShade="BF"/>
          </w:tcPr>
          <w:p w14:paraId="43CEBB3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Membership Groups (UC-4)</w:t>
            </w:r>
          </w:p>
        </w:tc>
      </w:tr>
      <w:tr w:rsidR="00D50352" w:rsidRPr="009A1E73" w14:paraId="6A7C2485" w14:textId="77777777">
        <w:tc>
          <w:tcPr>
            <w:tcW w:w="1450" w:type="dxa"/>
          </w:tcPr>
          <w:p w14:paraId="68B5CCA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217A437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20CA2121" w14:textId="77777777">
        <w:tc>
          <w:tcPr>
            <w:tcW w:w="1450" w:type="dxa"/>
          </w:tcPr>
          <w:p w14:paraId="3791E3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72DCEF0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F473861" w14:textId="77777777">
        <w:tc>
          <w:tcPr>
            <w:tcW w:w="1450" w:type="dxa"/>
          </w:tcPr>
          <w:p w14:paraId="0565BD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2B15D2D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create membership groups and assign residents to one or more of them.</w:t>
            </w:r>
          </w:p>
        </w:tc>
      </w:tr>
      <w:tr w:rsidR="00D50352" w:rsidRPr="009A1E73" w14:paraId="51D9CBDD" w14:textId="77777777">
        <w:tc>
          <w:tcPr>
            <w:tcW w:w="1450" w:type="dxa"/>
          </w:tcPr>
          <w:p w14:paraId="6A4AE8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56B752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5998E94A" w14:textId="77777777">
        <w:tc>
          <w:tcPr>
            <w:tcW w:w="1450" w:type="dxa"/>
          </w:tcPr>
          <w:p w14:paraId="2B6ECCD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54B5B2C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Piao staff, who organize residents into purok organizations and other groups; members, whose group assignments determine which events and communications apply to them.</w:t>
            </w:r>
          </w:p>
        </w:tc>
      </w:tr>
      <w:tr w:rsidR="00D50352" w:rsidRPr="009A1E73" w14:paraId="7CEEC87E" w14:textId="77777777">
        <w:tc>
          <w:tcPr>
            <w:tcW w:w="1450" w:type="dxa"/>
          </w:tcPr>
          <w:p w14:paraId="5A3AAA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1799A8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9A1E73" w14:paraId="4C8E20DD" w14:textId="77777777">
        <w:tc>
          <w:tcPr>
            <w:tcW w:w="1450" w:type="dxa"/>
          </w:tcPr>
          <w:p w14:paraId="6F8E97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4C49F6C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Membership Groups from the dashboard.</w:t>
            </w:r>
          </w:p>
        </w:tc>
      </w:tr>
      <w:tr w:rsidR="00D50352" w:rsidRPr="009A1E73" w14:paraId="63CC708E" w14:textId="77777777">
        <w:tc>
          <w:tcPr>
            <w:tcW w:w="1450" w:type="dxa"/>
          </w:tcPr>
          <w:p w14:paraId="038FAAE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399D54D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membership group is created, updated, or the member's group assignment is saved.</w:t>
            </w:r>
          </w:p>
        </w:tc>
      </w:tr>
      <w:tr w:rsidR="00D50352" w:rsidRPr="009A1E73" w14:paraId="62778A70" w14:textId="77777777">
        <w:tc>
          <w:tcPr>
            <w:tcW w:w="7190" w:type="dxa"/>
            <w:gridSpan w:val="2"/>
          </w:tcPr>
          <w:p w14:paraId="3506D7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666B4A23" w14:textId="77777777">
        <w:tc>
          <w:tcPr>
            <w:tcW w:w="7190" w:type="dxa"/>
            <w:gridSpan w:val="2"/>
          </w:tcPr>
          <w:p w14:paraId="1F06E4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Membership Groups.</w:t>
            </w:r>
          </w:p>
        </w:tc>
      </w:tr>
      <w:tr w:rsidR="00D50352" w:rsidRPr="009A1E73" w14:paraId="79E9BFCD" w14:textId="77777777">
        <w:tc>
          <w:tcPr>
            <w:tcW w:w="7190" w:type="dxa"/>
            <w:gridSpan w:val="2"/>
          </w:tcPr>
          <w:p w14:paraId="3D0813B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list of existing membership types (for example, a Purok organization or the senior citizens' association).</w:t>
            </w:r>
          </w:p>
        </w:tc>
      </w:tr>
      <w:tr w:rsidR="00D50352" w:rsidRPr="009A1E73" w14:paraId="42475494" w14:textId="77777777">
        <w:tc>
          <w:tcPr>
            <w:tcW w:w="7190" w:type="dxa"/>
            <w:gridSpan w:val="2"/>
          </w:tcPr>
          <w:p w14:paraId="177017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3. Staff selects Add Group and enters a name and description, or selects an existing group to manage its members.</w:t>
            </w:r>
          </w:p>
        </w:tc>
      </w:tr>
      <w:tr w:rsidR="00D50352" w:rsidRPr="009A1E73" w14:paraId="08C16CED" w14:textId="77777777">
        <w:tc>
          <w:tcPr>
            <w:tcW w:w="7190" w:type="dxa"/>
            <w:gridSpan w:val="2"/>
          </w:tcPr>
          <w:p w14:paraId="45848A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searches for and selects a member to add to the group.</w:t>
            </w:r>
          </w:p>
        </w:tc>
      </w:tr>
      <w:tr w:rsidR="00D50352" w:rsidRPr="009A1E73" w14:paraId="621D5A96" w14:textId="77777777">
        <w:tc>
          <w:tcPr>
            <w:tcW w:w="7190" w:type="dxa"/>
            <w:gridSpan w:val="2"/>
          </w:tcPr>
          <w:p w14:paraId="7F7C64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records the assignment through the MemberMembership entity, allowing the same member to belong to more than one group.</w:t>
            </w:r>
          </w:p>
        </w:tc>
      </w:tr>
      <w:tr w:rsidR="00D50352" w:rsidRPr="009A1E73" w14:paraId="0FF5FBC7" w14:textId="77777777">
        <w:tc>
          <w:tcPr>
            <w:tcW w:w="7190" w:type="dxa"/>
            <w:gridSpan w:val="2"/>
          </w:tcPr>
          <w:p w14:paraId="1B2906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32C5A47A" w14:textId="77777777">
        <w:tc>
          <w:tcPr>
            <w:tcW w:w="7190" w:type="dxa"/>
            <w:gridSpan w:val="2"/>
          </w:tcPr>
          <w:p w14:paraId="6AC8C1F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Staff enters a group name that already exists: the system states that the group exists and asks for a different name.</w:t>
            </w:r>
          </w:p>
        </w:tc>
      </w:tr>
      <w:tr w:rsidR="00D50352" w:rsidRPr="009A1E73" w14:paraId="382E8EE0" w14:textId="77777777">
        <w:tc>
          <w:tcPr>
            <w:tcW w:w="7190" w:type="dxa"/>
            <w:gridSpan w:val="2"/>
          </w:tcPr>
          <w:p w14:paraId="6343B9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selected member is already assigned to the group: the system informs staff and takes no further action.</w:t>
            </w:r>
          </w:p>
        </w:tc>
      </w:tr>
    </w:tbl>
    <w:p w14:paraId="6D2C0B41" w14:textId="77777777" w:rsidR="00D50352" w:rsidRPr="009A1E73" w:rsidRDefault="00D50352">
      <w:pPr>
        <w:spacing w:after="120"/>
        <w:rPr>
          <w:rFonts w:ascii="Times New Roman" w:hAnsi="Times New Roman" w:cs="Times New Roman"/>
          <w:sz w:val="24"/>
          <w:szCs w:val="24"/>
        </w:rPr>
      </w:pPr>
    </w:p>
    <w:p w14:paraId="4DB89B52" w14:textId="6063D968"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15</w:t>
      </w:r>
    </w:p>
    <w:p w14:paraId="3E2B8968"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5 Narrative: Generate Member QR Code (UC-5)</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84F290B" w14:textId="77777777" w:rsidTr="009630A4">
        <w:tc>
          <w:tcPr>
            <w:tcW w:w="7190" w:type="dxa"/>
            <w:gridSpan w:val="2"/>
            <w:shd w:val="clear" w:color="auto" w:fill="17365D" w:themeFill="text2" w:themeFillShade="BF"/>
          </w:tcPr>
          <w:p w14:paraId="274334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Generate Member QR Code (UC-5)</w:t>
            </w:r>
          </w:p>
        </w:tc>
      </w:tr>
      <w:tr w:rsidR="00D50352" w:rsidRPr="009A1E73" w14:paraId="17A0C3B1" w14:textId="77777777">
        <w:tc>
          <w:tcPr>
            <w:tcW w:w="1450" w:type="dxa"/>
          </w:tcPr>
          <w:p w14:paraId="6FE67E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88B6B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68F2504F" w14:textId="77777777">
        <w:tc>
          <w:tcPr>
            <w:tcW w:w="1450" w:type="dxa"/>
          </w:tcPr>
          <w:p w14:paraId="0D8018D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0646E6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Subfunction</w:t>
            </w:r>
          </w:p>
        </w:tc>
      </w:tr>
      <w:tr w:rsidR="00D50352" w:rsidRPr="009A1E73" w14:paraId="62A3DB21" w14:textId="77777777">
        <w:tc>
          <w:tcPr>
            <w:tcW w:w="1450" w:type="dxa"/>
          </w:tcPr>
          <w:p w14:paraId="32FFDD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CDCEE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Produce a unique, scannable QR code for a member account so that the member can be identified quickly during attendance recording.</w:t>
            </w:r>
          </w:p>
        </w:tc>
      </w:tr>
      <w:tr w:rsidR="00D50352" w:rsidRPr="009A1E73" w14:paraId="2F1D2BBE" w14:textId="77777777">
        <w:tc>
          <w:tcPr>
            <w:tcW w:w="1450" w:type="dxa"/>
          </w:tcPr>
          <w:p w14:paraId="431A6C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7BBEA6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1506E361" w14:textId="77777777">
        <w:tc>
          <w:tcPr>
            <w:tcW w:w="1450" w:type="dxa"/>
          </w:tcPr>
          <w:p w14:paraId="0D23F1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36E89E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need a fast and reliable way to identify members at events; members, who benefit from not having to sign paper attendance sheets.</w:t>
            </w:r>
          </w:p>
        </w:tc>
      </w:tr>
      <w:tr w:rsidR="00D50352" w:rsidRPr="009A1E73" w14:paraId="62DED071" w14:textId="77777777">
        <w:tc>
          <w:tcPr>
            <w:tcW w:w="1450" w:type="dxa"/>
          </w:tcPr>
          <w:p w14:paraId="444DCB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7751C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member account exists and does not yet have a valid QR code, or an existing code must be reissued.</w:t>
            </w:r>
          </w:p>
        </w:tc>
      </w:tr>
      <w:tr w:rsidR="00D50352" w:rsidRPr="009A1E73" w14:paraId="718FAE1F" w14:textId="77777777">
        <w:tc>
          <w:tcPr>
            <w:tcW w:w="1450" w:type="dxa"/>
          </w:tcPr>
          <w:p w14:paraId="18EF75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57C03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reaches the QR-generation step of resident registration (UC-2), or staff selects Reissue QR Code for an existing member.</w:t>
            </w:r>
          </w:p>
        </w:tc>
      </w:tr>
      <w:tr w:rsidR="00D50352" w:rsidRPr="009A1E73" w14:paraId="0FCE4616" w14:textId="77777777">
        <w:tc>
          <w:tcPr>
            <w:tcW w:w="1450" w:type="dxa"/>
          </w:tcPr>
          <w:p w14:paraId="3017C5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1B00FB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 unique encoded string is generated, stored against the member record, and rendered as a scannable QR code image.</w:t>
            </w:r>
          </w:p>
        </w:tc>
      </w:tr>
      <w:tr w:rsidR="00D50352" w:rsidRPr="009A1E73" w14:paraId="3FFD7D24" w14:textId="77777777">
        <w:tc>
          <w:tcPr>
            <w:tcW w:w="7190" w:type="dxa"/>
            <w:gridSpan w:val="2"/>
          </w:tcPr>
          <w:p w14:paraId="7763854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4B57BF6C" w14:textId="77777777">
        <w:tc>
          <w:tcPr>
            <w:tcW w:w="7190" w:type="dxa"/>
            <w:gridSpan w:val="2"/>
          </w:tcPr>
          <w:p w14:paraId="7AB6A15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system, or barangay staff acting on a member's behalf, initiates QR code generation for a member account.</w:t>
            </w:r>
          </w:p>
        </w:tc>
      </w:tr>
      <w:tr w:rsidR="00D50352" w:rsidRPr="009A1E73" w14:paraId="37694917" w14:textId="77777777">
        <w:tc>
          <w:tcPr>
            <w:tcW w:w="7190" w:type="dxa"/>
            <w:gridSpan w:val="2"/>
          </w:tcPr>
          <w:p w14:paraId="00577D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generates a unique encoded string tied to the member's account identifier.</w:t>
            </w:r>
          </w:p>
        </w:tc>
      </w:tr>
      <w:tr w:rsidR="00D50352" w:rsidRPr="009A1E73" w14:paraId="0BF1AC97" w14:textId="77777777">
        <w:tc>
          <w:tcPr>
            <w:tcW w:w="7190" w:type="dxa"/>
            <w:gridSpan w:val="2"/>
          </w:tcPr>
          <w:p w14:paraId="5D25BDD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stores the encoded string in the member record.</w:t>
            </w:r>
          </w:p>
        </w:tc>
      </w:tr>
      <w:tr w:rsidR="00D50352" w:rsidRPr="009A1E73" w14:paraId="5975F845" w14:textId="77777777">
        <w:tc>
          <w:tcPr>
            <w:tcW w:w="7190" w:type="dxa"/>
            <w:gridSpan w:val="2"/>
          </w:tcPr>
          <w:p w14:paraId="5176E68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renders the encoded string as a QR code image using the qrcode.react library.</w:t>
            </w:r>
          </w:p>
        </w:tc>
      </w:tr>
      <w:tr w:rsidR="00D50352" w:rsidRPr="009A1E73" w14:paraId="428D7148" w14:textId="77777777">
        <w:tc>
          <w:tcPr>
            <w:tcW w:w="7190" w:type="dxa"/>
            <w:gridSpan w:val="2"/>
          </w:tcPr>
          <w:p w14:paraId="1DC2504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QR code becomes available for the member to view (UC-12) and for staff to scan at events (UC-6).</w:t>
            </w:r>
          </w:p>
        </w:tc>
      </w:tr>
      <w:tr w:rsidR="00D50352" w:rsidRPr="009A1E73" w14:paraId="6E5C9C00" w14:textId="77777777">
        <w:tc>
          <w:tcPr>
            <w:tcW w:w="7190" w:type="dxa"/>
            <w:gridSpan w:val="2"/>
          </w:tcPr>
          <w:p w14:paraId="473F9C5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49970B1" w14:textId="77777777">
        <w:tc>
          <w:tcPr>
            <w:tcW w:w="7190" w:type="dxa"/>
            <w:gridSpan w:val="2"/>
          </w:tcPr>
          <w:p w14:paraId="71D99E4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The generated string collides with an existing one: the system regenerates the string until a unique value is produced.</w:t>
            </w:r>
          </w:p>
        </w:tc>
      </w:tr>
      <w:tr w:rsidR="00D50352" w:rsidRPr="009A1E73" w14:paraId="05A93CAB" w14:textId="77777777">
        <w:tc>
          <w:tcPr>
            <w:tcW w:w="7190" w:type="dxa"/>
            <w:gridSpan w:val="2"/>
          </w:tcPr>
          <w:p w14:paraId="4D8515F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Staff reissues a QR code for a member who lost access to their previous one: the system invalidates the old code before rendering the new one.</w:t>
            </w:r>
          </w:p>
        </w:tc>
      </w:tr>
    </w:tbl>
    <w:p w14:paraId="4889109C" w14:textId="77777777" w:rsidR="00D50352" w:rsidRPr="009A1E73" w:rsidRDefault="00D50352">
      <w:pPr>
        <w:spacing w:after="120"/>
        <w:rPr>
          <w:rFonts w:ascii="Times New Roman" w:hAnsi="Times New Roman" w:cs="Times New Roman"/>
          <w:sz w:val="24"/>
          <w:szCs w:val="24"/>
        </w:rPr>
      </w:pPr>
    </w:p>
    <w:p w14:paraId="5EC062A8" w14:textId="77777777" w:rsidR="00D860CE" w:rsidRDefault="00D860CE">
      <w:pPr>
        <w:spacing w:before="200"/>
        <w:rPr>
          <w:rFonts w:ascii="Times New Roman" w:eastAsia="Times New Roman" w:hAnsi="Times New Roman" w:cs="Times New Roman"/>
          <w:b/>
          <w:sz w:val="24"/>
          <w:szCs w:val="24"/>
        </w:rPr>
      </w:pPr>
    </w:p>
    <w:p w14:paraId="4D4F1C1E" w14:textId="70509711"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16</w:t>
      </w:r>
    </w:p>
    <w:p w14:paraId="6EF696DE"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6 Narrative: Scan Attendance (UC-6)</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DF567CE" w14:textId="77777777" w:rsidTr="009630A4">
        <w:tc>
          <w:tcPr>
            <w:tcW w:w="7190" w:type="dxa"/>
            <w:gridSpan w:val="2"/>
            <w:shd w:val="clear" w:color="auto" w:fill="17365D" w:themeFill="text2" w:themeFillShade="BF"/>
          </w:tcPr>
          <w:p w14:paraId="0506B9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Scan Attendance (UC-6)</w:t>
            </w:r>
          </w:p>
        </w:tc>
      </w:tr>
      <w:tr w:rsidR="00D50352" w:rsidRPr="009A1E73" w14:paraId="4736A327" w14:textId="77777777">
        <w:tc>
          <w:tcPr>
            <w:tcW w:w="1450" w:type="dxa"/>
          </w:tcPr>
          <w:p w14:paraId="7A9C4C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592A4F7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5827F14D" w14:textId="77777777">
        <w:tc>
          <w:tcPr>
            <w:tcW w:w="1450" w:type="dxa"/>
          </w:tcPr>
          <w:p w14:paraId="161DE7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144FE59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60BBB272" w14:textId="77777777">
        <w:tc>
          <w:tcPr>
            <w:tcW w:w="1450" w:type="dxa"/>
          </w:tcPr>
          <w:p w14:paraId="0F61053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8110A0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record a member’s sign-in and sign-out at a barangay event by scanning the member’s QR code.</w:t>
            </w:r>
          </w:p>
        </w:tc>
      </w:tr>
      <w:tr w:rsidR="00D50352" w:rsidRPr="009A1E73" w14:paraId="34FABC1F" w14:textId="77777777">
        <w:tc>
          <w:tcPr>
            <w:tcW w:w="1450" w:type="dxa"/>
          </w:tcPr>
          <w:p w14:paraId="1BB9A6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3C416CE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3035E03F" w14:textId="77777777">
        <w:tc>
          <w:tcPr>
            <w:tcW w:w="1450" w:type="dxa"/>
          </w:tcPr>
          <w:p w14:paraId="120FB6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7FDBD98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need attendance recorded quickly during events with many attendees; members, whose participation should be credited accurately.</w:t>
            </w:r>
          </w:p>
        </w:tc>
      </w:tr>
      <w:tr w:rsidR="00D50352" w:rsidRPr="009A1E73" w14:paraId="45A0E19A" w14:textId="77777777">
        <w:tc>
          <w:tcPr>
            <w:tcW w:w="1450" w:type="dxa"/>
          </w:tcPr>
          <w:p w14:paraId="1DE8AB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020CF1B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event has already been posted (UC-7), so an attendance record exists for every eligible member, and the member holds a valid QR code (UC-5).</w:t>
            </w:r>
          </w:p>
        </w:tc>
      </w:tr>
      <w:tr w:rsidR="00D50352" w:rsidRPr="009A1E73" w14:paraId="17CC3661" w14:textId="77777777">
        <w:tc>
          <w:tcPr>
            <w:tcW w:w="1450" w:type="dxa"/>
          </w:tcPr>
          <w:p w14:paraId="47FBA3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1BC2B5F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Scan Attendance for an event whose sign-in or sign-out window is open.</w:t>
            </w:r>
          </w:p>
        </w:tc>
      </w:tr>
      <w:tr w:rsidR="00D50352" w:rsidRPr="009A1E73" w14:paraId="05521F43" w14:textId="77777777">
        <w:tc>
          <w:tcPr>
            <w:tcW w:w="1450" w:type="dxa"/>
          </w:tcPr>
          <w:p w14:paraId="104ED2B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3AF5DDF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member’s attendance record for the event is updated with the scan time (time-in or time-out) and its status becomes Incomplete after sign-in, or Complete once both times exist.</w:t>
            </w:r>
          </w:p>
        </w:tc>
      </w:tr>
      <w:tr w:rsidR="00D50352" w:rsidRPr="009A1E73" w14:paraId="3FDA7A9E" w14:textId="77777777">
        <w:tc>
          <w:tcPr>
            <w:tcW w:w="7190" w:type="dxa"/>
            <w:gridSpan w:val="2"/>
          </w:tcPr>
          <w:p w14:paraId="3A85F3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58A1C397" w14:textId="77777777">
        <w:tc>
          <w:tcPr>
            <w:tcW w:w="7190" w:type="dxa"/>
            <w:gridSpan w:val="2"/>
          </w:tcPr>
          <w:p w14:paraId="3B9EDD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the event, chooses Sign In or Sign Out mode, and chooses Scan Attendance.</w:t>
            </w:r>
          </w:p>
        </w:tc>
      </w:tr>
      <w:tr w:rsidR="00D50352" w:rsidRPr="009A1E73" w14:paraId="3BF7AD26" w14:textId="77777777">
        <w:tc>
          <w:tcPr>
            <w:tcW w:w="7190" w:type="dxa"/>
            <w:gridSpan w:val="2"/>
          </w:tcPr>
          <w:p w14:paraId="50D950A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activates the device camera using the QR scanning library.</w:t>
            </w:r>
          </w:p>
        </w:tc>
      </w:tr>
      <w:tr w:rsidR="00D50352" w:rsidRPr="009A1E73" w14:paraId="31C8813D" w14:textId="77777777">
        <w:tc>
          <w:tcPr>
            <w:tcW w:w="7190" w:type="dxa"/>
            <w:gridSpan w:val="2"/>
          </w:tcPr>
          <w:p w14:paraId="27BA512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points the camera at the member's displayed QR code.</w:t>
            </w:r>
          </w:p>
        </w:tc>
      </w:tr>
      <w:tr w:rsidR="00D50352" w:rsidRPr="009A1E73" w14:paraId="11EFA61B" w14:textId="77777777">
        <w:tc>
          <w:tcPr>
            <w:tcW w:w="7190" w:type="dxa"/>
            <w:gridSpan w:val="2"/>
          </w:tcPr>
          <w:p w14:paraId="7412D7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scanned code against the member record, confirms the member is eligible for this event, and confirms the scan falls inside the sign-in window (from the call time to the event start) or the sign-out window (from the event end to the closing call time).</w:t>
            </w:r>
          </w:p>
        </w:tc>
      </w:tr>
      <w:tr w:rsidR="00D50352" w:rsidRPr="009A1E73" w14:paraId="4C1E5A15" w14:textId="77777777">
        <w:tc>
          <w:tcPr>
            <w:tcW w:w="7190" w:type="dxa"/>
            <w:gridSpan w:val="2"/>
          </w:tcPr>
          <w:p w14:paraId="31C4207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updates the member’s attendance record, storing the scan time as time-in or time-out and setting the status to Incomplete after sign-in or Complete after both scans.</w:t>
            </w:r>
          </w:p>
        </w:tc>
      </w:tr>
      <w:tr w:rsidR="00D50352" w:rsidRPr="009A1E73" w14:paraId="24DDB9F0" w14:textId="77777777">
        <w:tc>
          <w:tcPr>
            <w:tcW w:w="7190" w:type="dxa"/>
            <w:gridSpan w:val="2"/>
          </w:tcPr>
          <w:p w14:paraId="4372C43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displays a confirmation with the member’s name, the event, and the recorded time so staff can verify the correct person was scanned, and the attendee roster shows the member as Present, Incomplete, or Complete.</w:t>
            </w:r>
          </w:p>
        </w:tc>
      </w:tr>
      <w:tr w:rsidR="00D50352" w:rsidRPr="009A1E73" w14:paraId="607EC5A2" w14:textId="77777777">
        <w:tc>
          <w:tcPr>
            <w:tcW w:w="7190" w:type="dxa"/>
            <w:gridSpan w:val="2"/>
          </w:tcPr>
          <w:p w14:paraId="6932E4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544BB7B5" w14:textId="77777777">
        <w:tc>
          <w:tcPr>
            <w:tcW w:w="7190" w:type="dxa"/>
            <w:gridSpan w:val="2"/>
          </w:tcPr>
          <w:p w14:paraId="7A70CB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scanned code does not match any member record: the system rejects the scan and asks staff to try again or search manually.</w:t>
            </w:r>
          </w:p>
        </w:tc>
      </w:tr>
      <w:tr w:rsidR="00D50352" w:rsidRPr="009A1E73" w14:paraId="086BA307" w14:textId="77777777">
        <w:tc>
          <w:tcPr>
            <w:tcW w:w="7190" w:type="dxa"/>
            <w:gridSpan w:val="2"/>
          </w:tcPr>
          <w:p w14:paraId="77D383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4b. The member has already signed in (or out) for this event: the system informs staff and does not overwrite the earlier time or create a duplicate record.</w:t>
            </w:r>
          </w:p>
        </w:tc>
      </w:tr>
      <w:tr w:rsidR="00D50352" w:rsidRPr="009A1E73" w14:paraId="086BA307" w14:textId="77777777">
        <w:tc>
          <w:tcPr>
            <w:tcW w:w="7190" w:type="dxa"/>
            <w:gridSpan w:val="2"/>
          </w:tcPr>
          <w:p w14:paraId="77D383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4c. The scan is outside the allowed window: the system rejects it and states when sign-in or sign-out opens or closed.</w:t>
            </w:r>
          </w:p>
        </w:tc>
      </w:tr>
      <w:tr w:rsidR="00D50352" w:rsidRPr="009A1E73" w14:paraId="086BA307" w14:textId="77777777">
        <w:tc>
          <w:tcPr>
            <w:tcW w:w="7190" w:type="dxa"/>
            <w:gridSpan w:val="2"/>
          </w:tcPr>
          <w:p w14:paraId="77D383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4d. The member is not eligible under the event’s membership targeting: the system rejects the scan and names the member.</w:t>
            </w:r>
          </w:p>
        </w:tc>
      </w:tr>
      <w:tr w:rsidR="00D50352" w:rsidRPr="009A1E73" w14:paraId="086BA307" w14:textId="77777777">
        <w:tc>
          <w:tcPr>
            <w:tcW w:w="7190" w:type="dxa"/>
            <w:gridSpan w:val="2"/>
          </w:tcPr>
          <w:p w14:paraId="77D383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A member who is never scanned keeps the status missed, which is shown as Absent in the roster and in reports.</w:t>
            </w:r>
          </w:p>
        </w:tc>
      </w:tr>
    </w:tbl>
    <w:p w14:paraId="245A0A81" w14:textId="77777777" w:rsidR="00D50352" w:rsidRPr="009A1E73" w:rsidRDefault="00D50352">
      <w:pPr>
        <w:spacing w:after="120"/>
        <w:rPr>
          <w:rFonts w:ascii="Times New Roman" w:hAnsi="Times New Roman" w:cs="Times New Roman"/>
          <w:sz w:val="24"/>
          <w:szCs w:val="24"/>
        </w:rPr>
      </w:pPr>
    </w:p>
    <w:p w14:paraId="2D51AADD" w14:textId="10FE81F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17</w:t>
      </w:r>
    </w:p>
    <w:p w14:paraId="3114BC60"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7 Narrative: Post Event and Trigger Notifications (UC-7)</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16A4B8B9" w14:textId="77777777" w:rsidTr="009630A4">
        <w:tc>
          <w:tcPr>
            <w:tcW w:w="7190" w:type="dxa"/>
            <w:gridSpan w:val="2"/>
            <w:shd w:val="clear" w:color="auto" w:fill="17365D" w:themeFill="text2" w:themeFillShade="BF"/>
          </w:tcPr>
          <w:p w14:paraId="038B6B6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Post Event and Trigger Notifications (UC-7)</w:t>
            </w:r>
          </w:p>
        </w:tc>
      </w:tr>
      <w:tr w:rsidR="00D50352" w:rsidRPr="009A1E73" w14:paraId="23F79BD3" w14:textId="77777777">
        <w:tc>
          <w:tcPr>
            <w:tcW w:w="1450" w:type="dxa"/>
          </w:tcPr>
          <w:p w14:paraId="484F444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23FC5FE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3921C0A2" w14:textId="77777777">
        <w:tc>
          <w:tcPr>
            <w:tcW w:w="1450" w:type="dxa"/>
          </w:tcPr>
          <w:p w14:paraId="6D21BA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41E995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6877C1E6" w14:textId="77777777">
        <w:tc>
          <w:tcPr>
            <w:tcW w:w="1450" w:type="dxa"/>
          </w:tcPr>
          <w:p w14:paraId="5EE7EC4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26143E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publish details of an upcoming barangay activity and notify members automatically.</w:t>
            </w:r>
          </w:p>
        </w:tc>
      </w:tr>
      <w:tr w:rsidR="00D50352" w:rsidRPr="009A1E73" w14:paraId="05B3EFAB" w14:textId="77777777">
        <w:tc>
          <w:tcPr>
            <w:tcW w:w="1450" w:type="dxa"/>
          </w:tcPr>
          <w:p w14:paraId="5556767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Primary Actor</w:t>
            </w:r>
          </w:p>
        </w:tc>
        <w:tc>
          <w:tcPr>
            <w:tcW w:w="7190" w:type="dxa"/>
          </w:tcPr>
          <w:p w14:paraId="710C736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031ED4B1" w14:textId="77777777">
        <w:tc>
          <w:tcPr>
            <w:tcW w:w="1450" w:type="dxa"/>
          </w:tcPr>
          <w:p w14:paraId="62FE1DE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9CE1C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need to communicate schedules efficiently; members, who rely on timely notice of events that concern them.</w:t>
            </w:r>
          </w:p>
        </w:tc>
      </w:tr>
      <w:tr w:rsidR="00D50352" w:rsidRPr="009A1E73" w14:paraId="6DA5D281" w14:textId="77777777">
        <w:tc>
          <w:tcPr>
            <w:tcW w:w="1450" w:type="dxa"/>
          </w:tcPr>
          <w:p w14:paraId="50D22D1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2A17C9C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9A1E73" w14:paraId="7D0F3058" w14:textId="77777777">
        <w:tc>
          <w:tcPr>
            <w:tcW w:w="1450" w:type="dxa"/>
          </w:tcPr>
          <w:p w14:paraId="0D89839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F89304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Post Event from the dashboard.</w:t>
            </w:r>
          </w:p>
        </w:tc>
      </w:tr>
      <w:tr w:rsidR="00D50352" w:rsidRPr="009A1E73" w14:paraId="77187CBA" w14:textId="77777777">
        <w:tc>
          <w:tcPr>
            <w:tcW w:w="1450" w:type="dxa"/>
          </w:tcPr>
          <w:p w14:paraId="4ABEA4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0EC001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event is stored and visible to members, an in-app notification is generated for each affected member, an SMS is sent or logged for each member with a mobile number, and the event is published to the Facebook Page when that integration is connected.</w:t>
            </w:r>
          </w:p>
        </w:tc>
      </w:tr>
      <w:tr w:rsidR="00D50352" w:rsidRPr="009A1E73" w14:paraId="24E5910A" w14:textId="77777777">
        <w:tc>
          <w:tcPr>
            <w:tcW w:w="7190" w:type="dxa"/>
            <w:gridSpan w:val="2"/>
          </w:tcPr>
          <w:p w14:paraId="0175F2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30FA2E1C" w14:textId="77777777">
        <w:tc>
          <w:tcPr>
            <w:tcW w:w="7190" w:type="dxa"/>
            <w:gridSpan w:val="2"/>
          </w:tcPr>
          <w:p w14:paraId="15F9F35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Post Event.</w:t>
            </w:r>
          </w:p>
        </w:tc>
      </w:tr>
      <w:tr w:rsidR="00D50352" w:rsidRPr="009A1E73" w14:paraId="710D7E79" w14:textId="77777777">
        <w:tc>
          <w:tcPr>
            <w:tcW w:w="7190" w:type="dxa"/>
            <w:gridSpan w:val="2"/>
          </w:tcPr>
          <w:p w14:paraId="08C7B8E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form asking for the event title, date, call time, location, and description, an optional custom notification message, and an optional list of barangay equipment to borrow.</w:t>
            </w:r>
          </w:p>
        </w:tc>
      </w:tr>
      <w:tr w:rsidR="00D50352" w:rsidRPr="009A1E73" w14:paraId="4D674D0F" w14:textId="77777777">
        <w:tc>
          <w:tcPr>
            <w:tcW w:w="7190" w:type="dxa"/>
            <w:gridSpan w:val="2"/>
          </w:tcPr>
          <w:p w14:paraId="2DB9D6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fills in the fields, optionally restricting the event to one or more membership groups, and, for each item to borrow, chooses how many units of each condition (New, Good, Fair, or Poor) to take, up to what is in stock; then submits the form.</w:t>
            </w:r>
          </w:p>
        </w:tc>
      </w:tr>
      <w:tr w:rsidR="00D50352" w:rsidRPr="009A1E73" w14:paraId="2C693999" w14:textId="77777777">
        <w:tc>
          <w:tcPr>
            <w:tcW w:w="7190" w:type="dxa"/>
            <w:gridSpan w:val="2"/>
          </w:tcPr>
          <w:p w14:paraId="0F0420C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entries, creates the event record, takes the chosen units out of inventory, and records them as borrowed for the event, remembering how many came from each condition.</w:t>
            </w:r>
          </w:p>
        </w:tc>
      </w:tr>
      <w:tr w:rsidR="00D50352" w:rsidRPr="009A1E73" w14:paraId="5711DE2E" w14:textId="77777777">
        <w:tc>
          <w:tcPr>
            <w:tcW w:w="7190" w:type="dxa"/>
            <w:gridSpan w:val="2"/>
          </w:tcPr>
          <w:p w14:paraId="5BD35FD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system generates a Notification record for each member covered by the event and sends an SMS to each member’s mobile number (and the household head’s) through the SMS gateway, recording every attempt in the SMS log.</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 If the Facebook Page integration is connected (UC-23), the system also publishes the event to the barangay’s Facebook Page.</w:t>
            </w:r>
          </w:p>
        </w:tc>
      </w:tr>
      <w:tr w:rsidR="00D50352" w:rsidRPr="009A1E73" w14:paraId="0EF3AC75" w14:textId="77777777">
        <w:tc>
          <w:tcPr>
            <w:tcW w:w="7190" w:type="dxa"/>
            <w:gridSpan w:val="2"/>
          </w:tcPr>
          <w:p w14:paraId="6385615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7. Members see the new notification the next time they open PiaoConnect (UC-15) and can view the event on their events screen (UC-14).</w:t>
            </w:r>
          </w:p>
        </w:tc>
      </w:tr>
      <w:tr w:rsidR="00D50352" w:rsidRPr="009A1E73" w14:paraId="6CBBE1A2" w14:textId="77777777">
        <w:tc>
          <w:tcPr>
            <w:tcW w:w="7190" w:type="dxa"/>
            <w:gridSpan w:val="2"/>
          </w:tcPr>
          <w:p w14:paraId="352BCF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15A5A8F" w14:textId="77777777">
        <w:tc>
          <w:tcPr>
            <w:tcW w:w="7190" w:type="dxa"/>
            <w:gridSpan w:val="2"/>
          </w:tcPr>
          <w:p w14:paraId="7ECBF3F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A required field is empty or the event date is in the past: the system marks the field and asks staff to correct it.</w:t>
            </w:r>
          </w:p>
        </w:tc>
      </w:tr>
      <w:tr w:rsidR="00D50352" w:rsidRPr="009A1E73" w14:paraId="715A5A8F" w14:textId="77777777">
        <w:tc>
          <w:tcPr>
            <w:tcW w:w="7190" w:type="dxa"/>
            <w:gridSpan w:val="2"/>
          </w:tcPr>
          <w:p w14:paraId="7ECBF3F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3b. A chosen condition has fewer units in stock than requested: the system limits the entry to the available count and, if the request still cannot be met, rejects the event with a message naming the item and condition.</w:t>
            </w:r>
          </w:p>
        </w:tc>
      </w:tr>
      <w:tr w:rsidR="00D50352" w:rsidRPr="009A1E73" w14:paraId="6DC9C439" w14:textId="77777777">
        <w:tc>
          <w:tcPr>
            <w:tcW w:w="7190" w:type="dxa"/>
            <w:gridSpan w:val="2"/>
          </w:tcPr>
          <w:p w14:paraId="3251237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No members belong to the specified membership group: the system posts the event but records that no notifications were generated.</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5b. The SMS gateway is not configured or rejects a message: the system records the message as simulated or failed in the SMS log and continues, so that posting the event is never blocked.</w:t>
            </w:r>
          </w:p>
        </w:tc>
      </w:tr>
    </w:tbl>
    <w:p w14:paraId="7079A98D" w14:textId="77777777" w:rsidR="00D50352" w:rsidRPr="009A1E73" w:rsidRDefault="00D50352">
      <w:pPr>
        <w:spacing w:after="120"/>
        <w:rPr>
          <w:rFonts w:ascii="Times New Roman" w:hAnsi="Times New Roman" w:cs="Times New Roman"/>
          <w:sz w:val="24"/>
          <w:szCs w:val="24"/>
        </w:rPr>
      </w:pPr>
    </w:p>
    <w:p w14:paraId="066A8754" w14:textId="66D7EBBC"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18</w:t>
      </w:r>
    </w:p>
    <w:p w14:paraId="3FD653CB"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8 Narrative: Record Event Budget and Expenses (UC-8)</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CF8300E" w14:textId="77777777" w:rsidTr="009630A4">
        <w:tc>
          <w:tcPr>
            <w:tcW w:w="7190" w:type="dxa"/>
            <w:gridSpan w:val="2"/>
            <w:shd w:val="clear" w:color="auto" w:fill="17365D" w:themeFill="text2" w:themeFillShade="BF"/>
          </w:tcPr>
          <w:p w14:paraId="1C5968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Record Event Budget and Expenses (UC-8)</w:t>
            </w:r>
          </w:p>
        </w:tc>
      </w:tr>
      <w:tr w:rsidR="00D50352" w:rsidRPr="009A1E73" w14:paraId="1972FDA7" w14:textId="77777777">
        <w:tc>
          <w:tcPr>
            <w:tcW w:w="1450" w:type="dxa"/>
          </w:tcPr>
          <w:p w14:paraId="4858515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F346E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098FF56" w14:textId="77777777">
        <w:tc>
          <w:tcPr>
            <w:tcW w:w="1450" w:type="dxa"/>
          </w:tcPr>
          <w:p w14:paraId="6B79B2B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6CA79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529C2734" w14:textId="77777777">
        <w:tc>
          <w:tcPr>
            <w:tcW w:w="1450" w:type="dxa"/>
          </w:tcPr>
          <w:p w14:paraId="58883D3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7DA233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record the approved budget for an event and log the actual expenses incurred.</w:t>
            </w:r>
          </w:p>
        </w:tc>
      </w:tr>
      <w:tr w:rsidR="00D50352" w:rsidRPr="009A1E73" w14:paraId="1BB2CCF4" w14:textId="77777777">
        <w:tc>
          <w:tcPr>
            <w:tcW w:w="1450" w:type="dxa"/>
          </w:tcPr>
          <w:p w14:paraId="4B98D5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414C004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5E7081A4" w14:textId="77777777">
        <w:tc>
          <w:tcPr>
            <w:tcW w:w="1450" w:type="dxa"/>
          </w:tcPr>
          <w:p w14:paraId="356D72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2CD70E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are accountable for how event funds are spent; barangay officials, who review budget-versus-actual figures.</w:t>
            </w:r>
          </w:p>
        </w:tc>
      </w:tr>
      <w:tr w:rsidR="00D50352" w:rsidRPr="009A1E73" w14:paraId="627600DB" w14:textId="77777777">
        <w:tc>
          <w:tcPr>
            <w:tcW w:w="1450" w:type="dxa"/>
          </w:tcPr>
          <w:p w14:paraId="1D2A4D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AF9F69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event has already been posted (UC-7).</w:t>
            </w:r>
          </w:p>
        </w:tc>
      </w:tr>
      <w:tr w:rsidR="00D50352" w:rsidRPr="009A1E73" w14:paraId="1C89DDA7" w14:textId="77777777">
        <w:tc>
          <w:tcPr>
            <w:tcW w:w="1450" w:type="dxa"/>
          </w:tcPr>
          <w:p w14:paraId="640BB1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2F95AFE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Manage Budget for a specific event.</w:t>
            </w:r>
          </w:p>
        </w:tc>
      </w:tr>
      <w:tr w:rsidR="00D50352" w:rsidRPr="009A1E73" w14:paraId="71B86765" w14:textId="77777777">
        <w:tc>
          <w:tcPr>
            <w:tcW w:w="1450" w:type="dxa"/>
          </w:tcPr>
          <w:p w14:paraId="700914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275137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approved budget is recorded, and each itemized expense is stored as an EventExpense linked to the event.</w:t>
            </w:r>
          </w:p>
        </w:tc>
      </w:tr>
      <w:tr w:rsidR="00D50352" w:rsidRPr="009A1E73" w14:paraId="68B776F8" w14:textId="77777777">
        <w:tc>
          <w:tcPr>
            <w:tcW w:w="7190" w:type="dxa"/>
            <w:gridSpan w:val="2"/>
          </w:tcPr>
          <w:p w14:paraId="4A6390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1DE5F4C4" w14:textId="77777777">
        <w:tc>
          <w:tcPr>
            <w:tcW w:w="7190" w:type="dxa"/>
            <w:gridSpan w:val="2"/>
          </w:tcPr>
          <w:p w14:paraId="615BE8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an event and chooses Manage Budget.</w:t>
            </w:r>
          </w:p>
        </w:tc>
      </w:tr>
      <w:tr w:rsidR="00D50352" w:rsidRPr="009A1E73" w14:paraId="03365E1A" w14:textId="77777777">
        <w:tc>
          <w:tcPr>
            <w:tcW w:w="7190" w:type="dxa"/>
            <w:gridSpan w:val="2"/>
          </w:tcPr>
          <w:p w14:paraId="19EBB9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a form asking for the approved budget amount.</w:t>
            </w:r>
          </w:p>
        </w:tc>
      </w:tr>
      <w:tr w:rsidR="00D50352" w:rsidRPr="009A1E73" w14:paraId="31F15481" w14:textId="77777777">
        <w:tc>
          <w:tcPr>
            <w:tcW w:w="7190" w:type="dxa"/>
            <w:gridSpan w:val="2"/>
          </w:tcPr>
          <w:p w14:paraId="57C4BF7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3. Staff enters the approved budget and saves it.</w:t>
            </w:r>
          </w:p>
        </w:tc>
      </w:tr>
      <w:tr w:rsidR="00D50352" w:rsidRPr="009A1E73" w14:paraId="4939FFED" w14:textId="77777777">
        <w:tc>
          <w:tcPr>
            <w:tcW w:w="7190" w:type="dxa"/>
            <w:gridSpan w:val="2"/>
          </w:tcPr>
          <w:p w14:paraId="1243AC6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Staff selects Add Expense and enters a description and amount for each item purchased or paid for, and attaches the receipt as an image or PDF, which can be previewed before it is submitted.</w:t>
            </w:r>
          </w:p>
        </w:tc>
      </w:tr>
      <w:tr w:rsidR="00D50352" w:rsidRPr="009A1E73" w14:paraId="3A6E0816" w14:textId="77777777">
        <w:tc>
          <w:tcPr>
            <w:tcW w:w="7190" w:type="dxa"/>
            <w:gridSpan w:val="2"/>
          </w:tcPr>
          <w:p w14:paraId="511C01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stores each entry as an EventExpense record linked to the event and updates the running total of actual expenses.</w:t>
            </w:r>
          </w:p>
        </w:tc>
      </w:tr>
      <w:tr w:rsidR="00D50352" w:rsidRPr="009A1E73" w14:paraId="660EA181" w14:textId="77777777">
        <w:tc>
          <w:tcPr>
            <w:tcW w:w="7190" w:type="dxa"/>
            <w:gridSpan w:val="2"/>
          </w:tcPr>
          <w:p w14:paraId="2A38F4A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A7EA4A1" w14:textId="77777777">
        <w:tc>
          <w:tcPr>
            <w:tcW w:w="7190" w:type="dxa"/>
            <w:gridSpan w:val="2"/>
          </w:tcPr>
          <w:p w14:paraId="5A56AE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The entered budget is negative or not a number: the system rejects the value and asks for a valid amount.</w:t>
            </w:r>
          </w:p>
        </w:tc>
      </w:tr>
      <w:tr w:rsidR="00D50352" w:rsidRPr="009A1E73" w14:paraId="4FE45EA2" w14:textId="77777777">
        <w:tc>
          <w:tcPr>
            <w:tcW w:w="7190" w:type="dxa"/>
            <w:gridSpan w:val="2"/>
          </w:tcPr>
          <w:p w14:paraId="777EA09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The running total of expenses exceeds the approved budget: the system still saves the entry but flags the event as over budget.</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4a. Staff submits an expense without a receipt: the system rejects it and asks for the receipt file.</w:t>
            </w:r>
          </w:p>
        </w:tc>
      </w:tr>
    </w:tbl>
    <w:p w14:paraId="070F3E4D" w14:textId="77777777" w:rsidR="00D50352" w:rsidRPr="009A1E73" w:rsidRDefault="00D50352">
      <w:pPr>
        <w:spacing w:after="120"/>
        <w:rPr>
          <w:rFonts w:ascii="Times New Roman" w:hAnsi="Times New Roman" w:cs="Times New Roman"/>
          <w:sz w:val="24"/>
          <w:szCs w:val="24"/>
        </w:rPr>
      </w:pPr>
    </w:p>
    <w:p w14:paraId="6ED5D474" w14:textId="0D5C7BF5"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19</w:t>
      </w:r>
    </w:p>
    <w:p w14:paraId="1C446718"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9 Narrative: Manage Barangay Inventory (UC-9)</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982E2BE" w14:textId="77777777" w:rsidTr="009630A4">
        <w:tc>
          <w:tcPr>
            <w:tcW w:w="7190" w:type="dxa"/>
            <w:gridSpan w:val="2"/>
            <w:shd w:val="clear" w:color="auto" w:fill="17365D" w:themeFill="text2" w:themeFillShade="BF"/>
          </w:tcPr>
          <w:p w14:paraId="0733CE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Barangay Inventory (UC-9)</w:t>
            </w:r>
          </w:p>
        </w:tc>
      </w:tr>
      <w:tr w:rsidR="00D50352" w:rsidRPr="009A1E73" w14:paraId="0646C8E9" w14:textId="77777777">
        <w:tc>
          <w:tcPr>
            <w:tcW w:w="1450" w:type="dxa"/>
          </w:tcPr>
          <w:p w14:paraId="5D41873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35EDFE6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66B208AB" w14:textId="77777777">
        <w:tc>
          <w:tcPr>
            <w:tcW w:w="1450" w:type="dxa"/>
          </w:tcPr>
          <w:p w14:paraId="64964B4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74D33C0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40288008" w14:textId="77777777">
        <w:tc>
          <w:tcPr>
            <w:tcW w:w="1450" w:type="dxa"/>
          </w:tcPr>
          <w:p w14:paraId="570370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39F9D3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record and monitor barangay-owned items, including how many units are in each condition (New, Good, Fair, or Poor) and where they are kept.</w:t>
            </w:r>
          </w:p>
        </w:tc>
      </w:tr>
      <w:tr w:rsidR="00D50352" w:rsidRPr="009A1E73" w14:paraId="3F547BDC" w14:textId="77777777">
        <w:tc>
          <w:tcPr>
            <w:tcW w:w="1450" w:type="dxa"/>
          </w:tcPr>
          <w:p w14:paraId="6CC47C5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48E2C96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23519986" w14:textId="77777777">
        <w:tc>
          <w:tcPr>
            <w:tcW w:w="1450" w:type="dxa"/>
          </w:tcPr>
          <w:p w14:paraId="272076C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237A3BB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who are responsible for barangay property and need to know what is available and where it is kept.</w:t>
            </w:r>
          </w:p>
        </w:tc>
      </w:tr>
      <w:tr w:rsidR="00D50352" w:rsidRPr="009A1E73" w14:paraId="5F6B9AF9" w14:textId="77777777">
        <w:tc>
          <w:tcPr>
            <w:tcW w:w="1450" w:type="dxa"/>
          </w:tcPr>
          <w:p w14:paraId="0C7B6C7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5FBFE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is logged in with the appropriate role.</w:t>
            </w:r>
          </w:p>
        </w:tc>
      </w:tr>
      <w:tr w:rsidR="00D50352" w:rsidRPr="009A1E73" w14:paraId="1CEE4DD8" w14:textId="77777777">
        <w:tc>
          <w:tcPr>
            <w:tcW w:w="1450" w:type="dxa"/>
          </w:tcPr>
          <w:p w14:paraId="3E2536D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4B4F38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Inventory from the dashboard.</w:t>
            </w:r>
          </w:p>
        </w:tc>
      </w:tr>
      <w:tr w:rsidR="00D50352" w:rsidRPr="009A1E73" w14:paraId="4B8F7C52" w14:textId="77777777">
        <w:tc>
          <w:tcPr>
            <w:tcW w:w="1450" w:type="dxa"/>
          </w:tcPr>
          <w:p w14:paraId="7D2D10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44ECCD5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InventoryItem record is created or updated so that its per-condition unit counts, total in-stock quantity, main condition, and location are current.</w:t>
            </w:r>
          </w:p>
        </w:tc>
      </w:tr>
      <w:tr w:rsidR="00D50352" w:rsidRPr="009A1E73" w14:paraId="72AA7C4F" w14:textId="77777777">
        <w:tc>
          <w:tcPr>
            <w:tcW w:w="7190" w:type="dxa"/>
            <w:gridSpan w:val="2"/>
          </w:tcPr>
          <w:p w14:paraId="5AA122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07DFDD9A" w14:textId="77777777">
        <w:tc>
          <w:tcPr>
            <w:tcW w:w="7190" w:type="dxa"/>
            <w:gridSpan w:val="2"/>
          </w:tcPr>
          <w:p w14:paraId="116FC4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Inventory.</w:t>
            </w:r>
          </w:p>
        </w:tc>
      </w:tr>
      <w:tr w:rsidR="00D50352" w:rsidRPr="009A1E73" w14:paraId="21095496" w14:textId="77777777">
        <w:tc>
          <w:tcPr>
            <w:tcW w:w="7190" w:type="dxa"/>
            <w:gridSpan w:val="2"/>
          </w:tcPr>
          <w:p w14:paraId="324520D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current list of barangay-owned items, each showing its units per condition as numbered badges (for example, 45 Good and 15 New), the total in stock, and any lost or disposed units.</w:t>
            </w:r>
          </w:p>
        </w:tc>
      </w:tr>
      <w:tr w:rsidR="00D50352" w:rsidRPr="009A1E73" w14:paraId="31A78A1E" w14:textId="77777777">
        <w:tc>
          <w:tcPr>
            <w:tcW w:w="7190" w:type="dxa"/>
            <w:gridSpan w:val="2"/>
          </w:tcPr>
          <w:p w14:paraId="7DFEC3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selects Add Item, or selects an existing item to update it.</w:t>
            </w:r>
          </w:p>
        </w:tc>
      </w:tr>
      <w:tr w:rsidR="00D50352" w:rsidRPr="009A1E73" w14:paraId="2441955F" w14:textId="77777777">
        <w:tc>
          <w:tcPr>
            <w:tcW w:w="7190" w:type="dxa"/>
            <w:gridSpan w:val="2"/>
          </w:tcPr>
          <w:p w14:paraId="036A68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enters or edits the item name, the number of units in each condition (New, Good, Fair, and Poor), and the storage location, and may attach a photo of the item, which can be previewed before it is saved; the total in stock is calculated from the four counts.</w:t>
            </w:r>
          </w:p>
        </w:tc>
      </w:tr>
      <w:tr w:rsidR="00D50352" w:rsidRPr="009A1E73" w14:paraId="056118A2" w14:textId="77777777">
        <w:tc>
          <w:tcPr>
            <w:tcW w:w="7190" w:type="dxa"/>
            <w:gridSpan w:val="2"/>
          </w:tcPr>
          <w:p w14:paraId="030C2E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validates the entries, saves the InventoryItem record with its per-condition counts and total quantity, and sets the item’s main condition to the one holding the most units.</w:t>
            </w:r>
          </w:p>
        </w:tc>
      </w:tr>
      <w:tr w:rsidR="00D50352" w:rsidRPr="009A1E73" w14:paraId="42A9BF6D" w14:textId="77777777">
        <w:tc>
          <w:tcPr>
            <w:tcW w:w="7190" w:type="dxa"/>
            <w:gridSpan w:val="2"/>
          </w:tcPr>
          <w:p w14:paraId="78FAA57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3046F7B" w14:textId="77777777">
        <w:tc>
          <w:tcPr>
            <w:tcW w:w="7190" w:type="dxa"/>
            <w:gridSpan w:val="2"/>
          </w:tcPr>
          <w:p w14:paraId="05218BF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A unit count entered is negative or not a whole number: the system rejects the value and asks for a valid count.</w:t>
            </w:r>
          </w:p>
        </w:tc>
      </w:tr>
      <w:tr w:rsidR="00D50352" w:rsidRPr="009A1E73" w14:paraId="73046F7B" w14:textId="77777777">
        <w:tc>
          <w:tcPr>
            <w:tcW w:w="7190" w:type="dxa"/>
            <w:gridSpan w:val="2"/>
          </w:tcPr>
          <w:p w14:paraId="05218BF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4b. Staff filters the list by condition: the system shows every item that has at least one unit in that condition, or lost or disposed units for those filters.</w:t>
            </w:r>
          </w:p>
        </w:tc>
      </w:tr>
      <w:tr w:rsidR="00D50352" w:rsidRPr="009A1E73" w14:paraId="00E9A66E" w14:textId="77777777">
        <w:tc>
          <w:tcPr>
            <w:tcW w:w="7190" w:type="dxa"/>
            <w:gridSpan w:val="2"/>
          </w:tcPr>
          <w:p w14:paraId="0C35A43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The item was previously marked as disposed or lost: the system asks staff to confirm before reactivating it.</w:t>
            </w:r>
          </w:p>
        </w:tc>
      </w:tr>
    </w:tbl>
    <w:p w14:paraId="1EA27246" w14:textId="77777777" w:rsidR="00D50352" w:rsidRPr="009A1E73" w:rsidRDefault="00D50352">
      <w:pPr>
        <w:spacing w:after="120"/>
        <w:rPr>
          <w:rFonts w:ascii="Times New Roman" w:hAnsi="Times New Roman" w:cs="Times New Roman"/>
          <w:sz w:val="24"/>
          <w:szCs w:val="24"/>
        </w:rPr>
      </w:pPr>
    </w:p>
    <w:p w14:paraId="435C9FFB" w14:textId="77777777" w:rsidR="007F6DA5" w:rsidRPr="009A1E73" w:rsidRDefault="007F6DA5">
      <w:pPr>
        <w:spacing w:before="200"/>
        <w:rPr>
          <w:rFonts w:ascii="Times New Roman" w:eastAsia="Times New Roman" w:hAnsi="Times New Roman" w:cs="Times New Roman"/>
          <w:b/>
          <w:sz w:val="24"/>
          <w:szCs w:val="24"/>
        </w:rPr>
      </w:pPr>
    </w:p>
    <w:p w14:paraId="5F00B72C" w14:textId="77777777" w:rsidR="007F6DA5" w:rsidRPr="009A1E73" w:rsidRDefault="007F6DA5">
      <w:pPr>
        <w:spacing w:before="200"/>
        <w:rPr>
          <w:rFonts w:ascii="Times New Roman" w:eastAsia="Times New Roman" w:hAnsi="Times New Roman" w:cs="Times New Roman"/>
          <w:b/>
          <w:sz w:val="24"/>
          <w:szCs w:val="24"/>
        </w:rPr>
      </w:pPr>
    </w:p>
    <w:p w14:paraId="5906B6A1" w14:textId="5372324E"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 xml:space="preserve">Table 20</w:t>
      </w:r>
    </w:p>
    <w:p w14:paraId="7199239A"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10 Narrative: Generate Printable Reports (UC-10)</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D0E7B96" w14:textId="77777777" w:rsidTr="009630A4">
        <w:tc>
          <w:tcPr>
            <w:tcW w:w="7190" w:type="dxa"/>
            <w:gridSpan w:val="2"/>
            <w:shd w:val="clear" w:color="auto" w:fill="17365D" w:themeFill="text2" w:themeFillShade="BF"/>
          </w:tcPr>
          <w:p w14:paraId="1AF7BCB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Generate Printable Reports (UC-10)</w:t>
            </w:r>
          </w:p>
        </w:tc>
      </w:tr>
      <w:tr w:rsidR="00D50352" w:rsidRPr="009A1E73" w14:paraId="6673B4E9" w14:textId="77777777">
        <w:tc>
          <w:tcPr>
            <w:tcW w:w="1450" w:type="dxa"/>
          </w:tcPr>
          <w:p w14:paraId="1FA806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0C103FF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04CB3D3" w14:textId="77777777">
        <w:tc>
          <w:tcPr>
            <w:tcW w:w="1450" w:type="dxa"/>
          </w:tcPr>
          <w:p w14:paraId="7FF02C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BFA66F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2B44CE98" w14:textId="77777777">
        <w:tc>
          <w:tcPr>
            <w:tcW w:w="1450" w:type="dxa"/>
          </w:tcPr>
          <w:p w14:paraId="699B71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B6E8DD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generate a printable report summarizing attendance, membership, budget, or inventory records.</w:t>
            </w:r>
          </w:p>
        </w:tc>
      </w:tr>
      <w:tr w:rsidR="00D50352" w:rsidRPr="009A1E73" w14:paraId="49483696" w14:textId="77777777">
        <w:tc>
          <w:tcPr>
            <w:tcW w:w="1450" w:type="dxa"/>
          </w:tcPr>
          <w:p w14:paraId="09B674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379AD0C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w:t>
            </w:r>
          </w:p>
        </w:tc>
      </w:tr>
      <w:tr w:rsidR="00D50352" w:rsidRPr="009A1E73" w14:paraId="6787C955" w14:textId="77777777">
        <w:tc>
          <w:tcPr>
            <w:tcW w:w="1450" w:type="dxa"/>
          </w:tcPr>
          <w:p w14:paraId="7262FF9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5AF441A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and officials, who need summarized records for meetings, audits, and submissions to higher offices.</w:t>
            </w:r>
          </w:p>
        </w:tc>
      </w:tr>
      <w:tr w:rsidR="00D50352" w:rsidRPr="009A1E73" w14:paraId="49B34C57" w14:textId="77777777">
        <w:tc>
          <w:tcPr>
            <w:tcW w:w="1450" w:type="dxa"/>
          </w:tcPr>
          <w:p w14:paraId="5F43B3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4337AB4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underlying attendance, membership, budget, or inventory records already exist.</w:t>
            </w:r>
          </w:p>
        </w:tc>
      </w:tr>
      <w:tr w:rsidR="00D50352" w:rsidRPr="009A1E73" w14:paraId="38998667" w14:textId="77777777">
        <w:tc>
          <w:tcPr>
            <w:tcW w:w="1450" w:type="dxa"/>
          </w:tcPr>
          <w:p w14:paraId="7E84754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A931BA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Barangay staff selects Generate Report from the dashboard.</w:t>
            </w:r>
          </w:p>
        </w:tc>
      </w:tr>
      <w:tr w:rsidR="00D50352" w:rsidRPr="009A1E73" w14:paraId="6D5EBEBF" w14:textId="77777777">
        <w:tc>
          <w:tcPr>
            <w:tcW w:w="1450" w:type="dxa"/>
          </w:tcPr>
          <w:p w14:paraId="74C5ECF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6821A2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produces a formatted, printable report reflecting the requested records and date range.</w:t>
            </w:r>
          </w:p>
        </w:tc>
      </w:tr>
      <w:tr w:rsidR="00D50352" w:rsidRPr="009A1E73" w14:paraId="37E1E1EB" w14:textId="77777777">
        <w:tc>
          <w:tcPr>
            <w:tcW w:w="7190" w:type="dxa"/>
            <w:gridSpan w:val="2"/>
          </w:tcPr>
          <w:p w14:paraId="66C893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21DDCFE7" w14:textId="77777777">
        <w:tc>
          <w:tcPr>
            <w:tcW w:w="7190" w:type="dxa"/>
            <w:gridSpan w:val="2"/>
          </w:tcPr>
          <w:p w14:paraId="6FA4D72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Barangay staff selects Generate Report.</w:t>
            </w:r>
          </w:p>
        </w:tc>
      </w:tr>
      <w:tr w:rsidR="00D50352" w:rsidRPr="009A1E73" w14:paraId="4C7D9AA7" w14:textId="77777777">
        <w:tc>
          <w:tcPr>
            <w:tcW w:w="7190" w:type="dxa"/>
            <w:gridSpan w:val="2"/>
          </w:tcPr>
          <w:p w14:paraId="557D8C5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asks staff to choose a report type (attendance, membership, budget, or inventory) and a date range or event.</w:t>
            </w:r>
          </w:p>
        </w:tc>
      </w:tr>
      <w:tr w:rsidR="00D50352" w:rsidRPr="009A1E73" w14:paraId="49E7EF11" w14:textId="77777777">
        <w:tc>
          <w:tcPr>
            <w:tcW w:w="7190" w:type="dxa"/>
            <w:gridSpan w:val="2"/>
          </w:tcPr>
          <w:p w14:paraId="09A2E99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confirms the selection.</w:t>
            </w:r>
          </w:p>
        </w:tc>
      </w:tr>
      <w:tr w:rsidR="00D50352" w:rsidRPr="009A1E73" w14:paraId="4BC76697" w14:textId="77777777">
        <w:tc>
          <w:tcPr>
            <w:tcW w:w="7190" w:type="dxa"/>
            <w:gridSpan w:val="2"/>
          </w:tcPr>
          <w:p w14:paraId="61CB354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compiles the relevant records into a formatted report.</w:t>
            </w:r>
          </w:p>
        </w:tc>
      </w:tr>
      <w:tr w:rsidR="00D50352" w:rsidRPr="009A1E73" w14:paraId="0D14CE8B" w14:textId="77777777">
        <w:tc>
          <w:tcPr>
            <w:tcW w:w="7190" w:type="dxa"/>
            <w:gridSpan w:val="2"/>
          </w:tcPr>
          <w:p w14:paraId="3BB796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displays the report and offers options to print it through the browser’s print dialog or to save it as a PDF or Word file; attendance rows are labeled Complete, Incomplete, or Absent (or Expected for an event that has not yet taken place).</w:t>
            </w:r>
          </w:p>
        </w:tc>
      </w:tr>
      <w:tr w:rsidR="00D50352" w:rsidRPr="009A1E73" w14:paraId="451D9C63" w14:textId="77777777">
        <w:tc>
          <w:tcPr>
            <w:tcW w:w="7190" w:type="dxa"/>
            <w:gridSpan w:val="2"/>
          </w:tcPr>
          <w:p w14:paraId="724466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13245095" w14:textId="77777777">
        <w:tc>
          <w:tcPr>
            <w:tcW w:w="7190" w:type="dxa"/>
            <w:gridSpan w:val="2"/>
          </w:tcPr>
          <w:p w14:paraId="1C0551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No records exist for the selected type and range: the system states that no data is available for the report.</w:t>
            </w:r>
          </w:p>
        </w:tc>
      </w:tr>
    </w:tbl>
    <w:p w14:paraId="73341E0C" w14:textId="77777777" w:rsidR="00D50352" w:rsidRPr="009A1E73" w:rsidRDefault="00D50352">
      <w:pPr>
        <w:spacing w:after="120"/>
        <w:rPr>
          <w:rFonts w:ascii="Times New Roman" w:hAnsi="Times New Roman" w:cs="Times New Roman"/>
          <w:sz w:val="24"/>
          <w:szCs w:val="24"/>
        </w:rPr>
      </w:pPr>
    </w:p>
    <w:p w14:paraId="31719BDC" w14:textId="4957BC0D"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21</w:t>
      </w:r>
    </w:p>
    <w:p w14:paraId="6E75172B"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11 Narrative: Manage Own Profile (UC-11)</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6434B20" w14:textId="77777777" w:rsidTr="009630A4">
        <w:tc>
          <w:tcPr>
            <w:tcW w:w="7190" w:type="dxa"/>
            <w:gridSpan w:val="2"/>
            <w:shd w:val="clear" w:color="auto" w:fill="17365D" w:themeFill="text2" w:themeFillShade="BF"/>
          </w:tcPr>
          <w:p w14:paraId="1D06BB1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Manage Own Profile (UC-11)</w:t>
            </w:r>
          </w:p>
        </w:tc>
      </w:tr>
      <w:tr w:rsidR="00D50352" w:rsidRPr="009A1E73" w14:paraId="3EDBA9FD" w14:textId="77777777">
        <w:tc>
          <w:tcPr>
            <w:tcW w:w="1450" w:type="dxa"/>
          </w:tcPr>
          <w:p w14:paraId="7EA5DD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3C23A77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0526D174" w14:textId="77777777">
        <w:tc>
          <w:tcPr>
            <w:tcW w:w="1450" w:type="dxa"/>
          </w:tcPr>
          <w:p w14:paraId="0C1526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226483F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23648908" w14:textId="77777777">
        <w:tc>
          <w:tcPr>
            <w:tcW w:w="1450" w:type="dxa"/>
          </w:tcPr>
          <w:p w14:paraId="3D3E10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102618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 or member to view and update their own profile information.</w:t>
            </w:r>
          </w:p>
        </w:tc>
      </w:tr>
      <w:tr w:rsidR="00D50352" w:rsidRPr="009A1E73" w14:paraId="77C7FA3F" w14:textId="77777777">
        <w:tc>
          <w:tcPr>
            <w:tcW w:w="1450" w:type="dxa"/>
          </w:tcPr>
          <w:p w14:paraId="62E9BD9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3C1B20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213BF8DF" w14:textId="77777777">
        <w:tc>
          <w:tcPr>
            <w:tcW w:w="1450" w:type="dxa"/>
          </w:tcPr>
          <w:p w14:paraId="4DD845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7CFA167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and members, who want their contact information kept current without visiting the barangay hall for minor updates.</w:t>
            </w:r>
          </w:p>
        </w:tc>
      </w:tr>
      <w:tr w:rsidR="00D50352" w:rsidRPr="009A1E73" w14:paraId="42080914" w14:textId="77777777">
        <w:tc>
          <w:tcPr>
            <w:tcW w:w="1450" w:type="dxa"/>
          </w:tcPr>
          <w:p w14:paraId="14C7346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3931AEB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is logged in as a resident or member.</w:t>
            </w:r>
          </w:p>
        </w:tc>
      </w:tr>
      <w:tr w:rsidR="00D50352" w:rsidRPr="009A1E73" w14:paraId="4093E159" w14:textId="77777777">
        <w:tc>
          <w:tcPr>
            <w:tcW w:w="1450" w:type="dxa"/>
          </w:tcPr>
          <w:p w14:paraId="49512E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4A6C876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My Profile from the dashboard.</w:t>
            </w:r>
          </w:p>
        </w:tc>
      </w:tr>
      <w:tr w:rsidR="00D50352" w:rsidRPr="009A1E73" w14:paraId="7F995EB2" w14:textId="77777777">
        <w:tc>
          <w:tcPr>
            <w:tcW w:w="1450" w:type="dxa"/>
          </w:tcPr>
          <w:p w14:paraId="0438E6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Success Guarantee</w:t>
            </w:r>
          </w:p>
        </w:tc>
        <w:tc>
          <w:tcPr>
            <w:tcW w:w="7190" w:type="dxa"/>
          </w:tcPr>
          <w:p w14:paraId="15E14ED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saves the updated profile information to the resident or member record.</w:t>
            </w:r>
          </w:p>
        </w:tc>
      </w:tr>
      <w:tr w:rsidR="00D50352" w:rsidRPr="009A1E73" w14:paraId="66AB8F15" w14:textId="77777777">
        <w:tc>
          <w:tcPr>
            <w:tcW w:w="7190" w:type="dxa"/>
            <w:gridSpan w:val="2"/>
          </w:tcPr>
          <w:p w14:paraId="39D2CA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48E036CE" w14:textId="77777777">
        <w:tc>
          <w:tcPr>
            <w:tcW w:w="7190" w:type="dxa"/>
            <w:gridSpan w:val="2"/>
          </w:tcPr>
          <w:p w14:paraId="5E9D054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My Profile.</w:t>
            </w:r>
          </w:p>
        </w:tc>
      </w:tr>
      <w:tr w:rsidR="00D50352" w:rsidRPr="009A1E73" w14:paraId="01665AD8" w14:textId="77777777">
        <w:tc>
          <w:tcPr>
            <w:tcW w:w="7190" w:type="dxa"/>
            <w:gridSpan w:val="2"/>
          </w:tcPr>
          <w:p w14:paraId="5CA357A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user's current profile information.</w:t>
            </w:r>
          </w:p>
        </w:tc>
      </w:tr>
      <w:tr w:rsidR="00D50352" w:rsidRPr="009A1E73" w14:paraId="788C279D" w14:textId="77777777">
        <w:tc>
          <w:tcPr>
            <w:tcW w:w="7190" w:type="dxa"/>
            <w:gridSpan w:val="2"/>
          </w:tcPr>
          <w:p w14:paraId="4EB7B4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user edits fields such as contact number or preferred interface language.</w:t>
            </w:r>
          </w:p>
        </w:tc>
      </w:tr>
      <w:tr w:rsidR="00D50352" w:rsidRPr="009A1E73" w14:paraId="19B9713D" w14:textId="77777777">
        <w:tc>
          <w:tcPr>
            <w:tcW w:w="7190" w:type="dxa"/>
            <w:gridSpan w:val="2"/>
          </w:tcPr>
          <w:p w14:paraId="33D8A83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validates the entries and saves the changes.</w:t>
            </w:r>
          </w:p>
        </w:tc>
      </w:tr>
      <w:tr w:rsidR="00D50352" w:rsidRPr="009A1E73" w14:paraId="1D43CD84" w14:textId="77777777">
        <w:tc>
          <w:tcPr>
            <w:tcW w:w="7190" w:type="dxa"/>
            <w:gridSpan w:val="2"/>
          </w:tcPr>
          <w:p w14:paraId="7A39FA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3707541" w14:textId="77777777">
        <w:tc>
          <w:tcPr>
            <w:tcW w:w="7190" w:type="dxa"/>
            <w:gridSpan w:val="2"/>
          </w:tcPr>
          <w:p w14:paraId="4D2FF25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An edited field fails validation, such as a contact number that is not an eleven-digit mobile number beginning with 09: the system marks the field and asks the user to correct it.</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3b. The user wishes to change their password: the user follows Change Password (UC-25).</w:t>
            </w:r>
          </w:p>
        </w:tc>
      </w:tr>
    </w:tbl>
    <w:p w14:paraId="4C4F184D" w14:textId="77777777" w:rsidR="00D50352" w:rsidRPr="009A1E73" w:rsidRDefault="00D50352">
      <w:pPr>
        <w:spacing w:after="120"/>
        <w:rPr>
          <w:rFonts w:ascii="Times New Roman" w:hAnsi="Times New Roman" w:cs="Times New Roman"/>
          <w:sz w:val="24"/>
          <w:szCs w:val="24"/>
        </w:rPr>
      </w:pPr>
    </w:p>
    <w:p w14:paraId="11642C13" w14:textId="40AFE70A"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22</w:t>
      </w:r>
    </w:p>
    <w:p w14:paraId="4AFB902C"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12 Narrative: Display QR Code (UC-12)</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AFC42A9" w14:textId="77777777" w:rsidTr="009630A4">
        <w:tc>
          <w:tcPr>
            <w:tcW w:w="7190" w:type="dxa"/>
            <w:gridSpan w:val="2"/>
            <w:shd w:val="clear" w:color="auto" w:fill="17365D" w:themeFill="text2" w:themeFillShade="BF"/>
          </w:tcPr>
          <w:p w14:paraId="2FD6B57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Display QR Code (UC-12)</w:t>
            </w:r>
          </w:p>
        </w:tc>
      </w:tr>
      <w:tr w:rsidR="00D50352" w:rsidRPr="009A1E73" w14:paraId="3CD9A113" w14:textId="77777777">
        <w:tc>
          <w:tcPr>
            <w:tcW w:w="1450" w:type="dxa"/>
          </w:tcPr>
          <w:p w14:paraId="1A96429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11852B4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5FC3BC67" w14:textId="77777777">
        <w:tc>
          <w:tcPr>
            <w:tcW w:w="1450" w:type="dxa"/>
          </w:tcPr>
          <w:p w14:paraId="040539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57868C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BE3B570" w14:textId="77777777">
        <w:tc>
          <w:tcPr>
            <w:tcW w:w="1450" w:type="dxa"/>
          </w:tcPr>
          <w:p w14:paraId="731F957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DB6764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member to display their own QR code on their device so that barangay staff can scan it during an event.</w:t>
            </w:r>
          </w:p>
        </w:tc>
      </w:tr>
      <w:tr w:rsidR="00D50352" w:rsidRPr="009A1E73" w14:paraId="3490B408" w14:textId="77777777">
        <w:tc>
          <w:tcPr>
            <w:tcW w:w="1450" w:type="dxa"/>
          </w:tcPr>
          <w:p w14:paraId="69B4865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4D93A79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20F4C47B" w14:textId="77777777">
        <w:tc>
          <w:tcPr>
            <w:tcW w:w="1450" w:type="dxa"/>
          </w:tcPr>
          <w:p w14:paraId="2E57538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672C137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 who need quick, reliable access to their QR code at events.</w:t>
            </w:r>
          </w:p>
        </w:tc>
      </w:tr>
      <w:tr w:rsidR="00D50352" w:rsidRPr="009A1E73" w14:paraId="5023AC51" w14:textId="77777777">
        <w:tc>
          <w:tcPr>
            <w:tcW w:w="1450" w:type="dxa"/>
          </w:tcPr>
          <w:p w14:paraId="6922784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6A6C19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member's account already has a QR code generated (UC-5).</w:t>
            </w:r>
          </w:p>
        </w:tc>
      </w:tr>
      <w:tr w:rsidR="00D50352" w:rsidRPr="009A1E73" w14:paraId="100ABF65" w14:textId="77777777">
        <w:tc>
          <w:tcPr>
            <w:tcW w:w="1450" w:type="dxa"/>
          </w:tcPr>
          <w:p w14:paraId="03967EA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3F85EE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selects My QR Code from the dashboard.</w:t>
            </w:r>
          </w:p>
        </w:tc>
      </w:tr>
      <w:tr w:rsidR="00D50352" w:rsidRPr="009A1E73" w14:paraId="3DB2FA39" w14:textId="77777777">
        <w:tc>
          <w:tcPr>
            <w:tcW w:w="1450" w:type="dxa"/>
          </w:tcPr>
          <w:p w14:paraId="075D488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20B43DC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member's QR code is rendered clearly on screen at a size that can be scanned by barangay staff.</w:t>
            </w:r>
          </w:p>
        </w:tc>
      </w:tr>
      <w:tr w:rsidR="00D50352" w:rsidRPr="009A1E73" w14:paraId="371CBE73" w14:textId="77777777">
        <w:tc>
          <w:tcPr>
            <w:tcW w:w="7190" w:type="dxa"/>
            <w:gridSpan w:val="2"/>
          </w:tcPr>
          <w:p w14:paraId="16362B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29556D1C" w14:textId="77777777">
        <w:tc>
          <w:tcPr>
            <w:tcW w:w="7190" w:type="dxa"/>
            <w:gridSpan w:val="2"/>
          </w:tcPr>
          <w:p w14:paraId="64C309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member selects My QR Code.</w:t>
            </w:r>
          </w:p>
        </w:tc>
      </w:tr>
      <w:tr w:rsidR="00D50352" w:rsidRPr="009A1E73" w14:paraId="4F3F0506" w14:textId="77777777">
        <w:tc>
          <w:tcPr>
            <w:tcW w:w="7190" w:type="dxa"/>
            <w:gridSpan w:val="2"/>
          </w:tcPr>
          <w:p w14:paraId="4D479C2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the stored, encoded string for the member's account.</w:t>
            </w:r>
          </w:p>
        </w:tc>
      </w:tr>
      <w:tr w:rsidR="00D50352" w:rsidRPr="009A1E73" w14:paraId="71C9D4BB" w14:textId="77777777">
        <w:tc>
          <w:tcPr>
            <w:tcW w:w="7190" w:type="dxa"/>
            <w:gridSpan w:val="2"/>
          </w:tcPr>
          <w:p w14:paraId="3FB084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renders the QR code image on screen at a size suitable for scanning.</w:t>
            </w:r>
          </w:p>
        </w:tc>
      </w:tr>
      <w:tr w:rsidR="00D50352" w:rsidRPr="009A1E73" w14:paraId="11C515E6" w14:textId="77777777">
        <w:tc>
          <w:tcPr>
            <w:tcW w:w="7190" w:type="dxa"/>
            <w:gridSpan w:val="2"/>
          </w:tcPr>
          <w:p w14:paraId="66F2F59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1E49589E" w14:textId="77777777">
        <w:tc>
          <w:tcPr>
            <w:tcW w:w="7190" w:type="dxa"/>
            <w:gridSpan w:val="2"/>
          </w:tcPr>
          <w:p w14:paraId="50E5E32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The member's account has no QR code on record: the system states that a code has not yet been issued and directs the member to barangay staff.</w:t>
            </w:r>
          </w:p>
        </w:tc>
      </w:tr>
    </w:tbl>
    <w:p w14:paraId="7ED9775E" w14:textId="77777777" w:rsidR="00D50352" w:rsidRPr="009A1E73" w:rsidRDefault="00D50352">
      <w:pPr>
        <w:spacing w:after="120"/>
        <w:rPr>
          <w:rFonts w:ascii="Times New Roman" w:hAnsi="Times New Roman" w:cs="Times New Roman"/>
          <w:sz w:val="24"/>
          <w:szCs w:val="24"/>
        </w:rPr>
      </w:pPr>
    </w:p>
    <w:p w14:paraId="77C54668" w14:textId="0E5E483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23</w:t>
      </w:r>
    </w:p>
    <w:p w14:paraId="662B0E52"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13 Narrative: View Attendance History (UC-13)</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687AE84" w14:textId="77777777" w:rsidTr="009630A4">
        <w:tc>
          <w:tcPr>
            <w:tcW w:w="7190" w:type="dxa"/>
            <w:gridSpan w:val="2"/>
            <w:shd w:val="clear" w:color="auto" w:fill="17365D" w:themeFill="text2" w:themeFillShade="BF"/>
          </w:tcPr>
          <w:p w14:paraId="1CD15A7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View Attendance History (UC-13)</w:t>
            </w:r>
          </w:p>
        </w:tc>
      </w:tr>
      <w:tr w:rsidR="00D50352" w:rsidRPr="009A1E73" w14:paraId="49249DC2" w14:textId="77777777">
        <w:tc>
          <w:tcPr>
            <w:tcW w:w="1450" w:type="dxa"/>
          </w:tcPr>
          <w:p w14:paraId="3E3ED56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0B8D5C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4E3472EE" w14:textId="77777777">
        <w:tc>
          <w:tcPr>
            <w:tcW w:w="1450" w:type="dxa"/>
          </w:tcPr>
          <w:p w14:paraId="1CC504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4D3A3C9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289A0990" w14:textId="77777777">
        <w:tc>
          <w:tcPr>
            <w:tcW w:w="1450" w:type="dxa"/>
          </w:tcPr>
          <w:p w14:paraId="4D2A062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Goal in Context</w:t>
            </w:r>
          </w:p>
        </w:tc>
        <w:tc>
          <w:tcPr>
            <w:tcW w:w="7190" w:type="dxa"/>
          </w:tcPr>
          <w:p w14:paraId="6039E8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member to review their attendance at events, including their time-in, time-out, and whether each event is Complete, Incomplete, or Missed.</w:t>
            </w:r>
          </w:p>
        </w:tc>
      </w:tr>
      <w:tr w:rsidR="00D50352" w:rsidRPr="009A1E73" w14:paraId="0C8B3A8B" w14:textId="77777777">
        <w:tc>
          <w:tcPr>
            <w:tcW w:w="1450" w:type="dxa"/>
          </w:tcPr>
          <w:p w14:paraId="386DAB9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25C5DE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45A50E8F" w14:textId="77777777">
        <w:tc>
          <w:tcPr>
            <w:tcW w:w="1450" w:type="dxa"/>
          </w:tcPr>
          <w:p w14:paraId="54518EE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57E34A4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Members, who want to confirm that their participation has been recorded correctly.</w:t>
            </w:r>
          </w:p>
        </w:tc>
      </w:tr>
      <w:tr w:rsidR="00D50352" w:rsidRPr="009A1E73" w14:paraId="5F19AE5F" w14:textId="77777777">
        <w:tc>
          <w:tcPr>
            <w:tcW w:w="1450" w:type="dxa"/>
          </w:tcPr>
          <w:p w14:paraId="682C67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0A89AF6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has attended at least one event, or is checking that no attendance has yet been recorded.</w:t>
            </w:r>
          </w:p>
        </w:tc>
      </w:tr>
      <w:tr w:rsidR="00D50352" w:rsidRPr="009A1E73" w14:paraId="6822D7F1" w14:textId="77777777">
        <w:tc>
          <w:tcPr>
            <w:tcW w:w="1450" w:type="dxa"/>
          </w:tcPr>
          <w:p w14:paraId="77434AB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B95AD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member selects My Attendance from the dashboard.</w:t>
            </w:r>
          </w:p>
        </w:tc>
      </w:tr>
      <w:tr w:rsidR="00D50352" w:rsidRPr="009A1E73" w14:paraId="27646647" w14:textId="77777777">
        <w:tc>
          <w:tcPr>
            <w:tcW w:w="1450" w:type="dxa"/>
          </w:tcPr>
          <w:p w14:paraId="1BC324F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286E37E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displays a list of the member’s attendance records, most recent first, each with its status.</w:t>
            </w:r>
          </w:p>
        </w:tc>
      </w:tr>
      <w:tr w:rsidR="00D50352" w:rsidRPr="009A1E73" w14:paraId="114D31DA" w14:textId="77777777">
        <w:tc>
          <w:tcPr>
            <w:tcW w:w="7190" w:type="dxa"/>
            <w:gridSpan w:val="2"/>
          </w:tcPr>
          <w:p w14:paraId="51B469D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5ADF3A51" w14:textId="77777777">
        <w:tc>
          <w:tcPr>
            <w:tcW w:w="7190" w:type="dxa"/>
            <w:gridSpan w:val="2"/>
          </w:tcPr>
          <w:p w14:paraId="597E3C6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member selects My Attendance.</w:t>
            </w:r>
          </w:p>
        </w:tc>
      </w:tr>
      <w:tr w:rsidR="00D50352" w:rsidRPr="009A1E73" w14:paraId="1600532E" w14:textId="77777777">
        <w:tc>
          <w:tcPr>
            <w:tcW w:w="7190" w:type="dxa"/>
            <w:gridSpan w:val="2"/>
          </w:tcPr>
          <w:p w14:paraId="40CD108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the Attendance records linked to the member's account.</w:t>
            </w:r>
          </w:p>
        </w:tc>
      </w:tr>
      <w:tr w:rsidR="00D50352" w:rsidRPr="009A1E73" w14:paraId="4B38FB60" w14:textId="77777777">
        <w:tc>
          <w:tcPr>
            <w:tcW w:w="7190" w:type="dxa"/>
            <w:gridSpan w:val="2"/>
          </w:tcPr>
          <w:p w14:paraId="2583C56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displays each event with its date, the recorded time-in and time-out, and the status Complete, Incomplete, or Missed.</w:t>
            </w:r>
          </w:p>
        </w:tc>
      </w:tr>
      <w:tr w:rsidR="00D50352" w:rsidRPr="009A1E73" w14:paraId="656B785E" w14:textId="77777777">
        <w:tc>
          <w:tcPr>
            <w:tcW w:w="7190" w:type="dxa"/>
            <w:gridSpan w:val="2"/>
          </w:tcPr>
          <w:p w14:paraId="64106E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482E5AD" w14:textId="77777777">
        <w:tc>
          <w:tcPr>
            <w:tcW w:w="7190" w:type="dxa"/>
            <w:gridSpan w:val="2"/>
          </w:tcPr>
          <w:p w14:paraId="66F588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No attendance records exist for the member: the system states that no attendance has been recorded yet.</w:t>
            </w:r>
          </w:p>
        </w:tc>
      </w:tr>
      <w:tr w:rsidR="00D50352" w:rsidRPr="009A1E73" w14:paraId="7482E5AD" w14:textId="77777777">
        <w:tc>
          <w:tcPr>
            <w:tcW w:w="7190" w:type="dxa"/>
            <w:gridSpan w:val="2"/>
          </w:tcPr>
          <w:p w14:paraId="66F588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3a. The member signed in but never signed out (or the reverse): the event is shown as Incomplete so the member can raise it with staff.</w:t>
            </w:r>
          </w:p>
        </w:tc>
      </w:tr>
    </w:tbl>
    <w:p w14:paraId="5CB200C0" w14:textId="77777777" w:rsidR="00D50352" w:rsidRPr="009A1E73" w:rsidRDefault="00D50352">
      <w:pPr>
        <w:spacing w:after="120"/>
        <w:rPr>
          <w:rFonts w:ascii="Times New Roman" w:hAnsi="Times New Roman" w:cs="Times New Roman"/>
          <w:sz w:val="24"/>
          <w:szCs w:val="24"/>
        </w:rPr>
      </w:pPr>
    </w:p>
    <w:p w14:paraId="33D3BCF6" w14:textId="4EE02213"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24</w:t>
      </w:r>
    </w:p>
    <w:p w14:paraId="5D0502D5"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14 Narrative: View Posted Events (UC-14)</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584D2108" w14:textId="77777777" w:rsidTr="009630A4">
        <w:tc>
          <w:tcPr>
            <w:tcW w:w="7190" w:type="dxa"/>
            <w:gridSpan w:val="2"/>
            <w:shd w:val="clear" w:color="auto" w:fill="17365D" w:themeFill="text2" w:themeFillShade="BF"/>
          </w:tcPr>
          <w:p w14:paraId="244A7A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View Posted Events (UC-14)</w:t>
            </w:r>
          </w:p>
        </w:tc>
      </w:tr>
      <w:tr w:rsidR="00D50352" w:rsidRPr="009A1E73" w14:paraId="62618A89" w14:textId="77777777">
        <w:tc>
          <w:tcPr>
            <w:tcW w:w="1450" w:type="dxa"/>
          </w:tcPr>
          <w:p w14:paraId="21F922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6DB20B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25C96DA9" w14:textId="77777777">
        <w:tc>
          <w:tcPr>
            <w:tcW w:w="1450" w:type="dxa"/>
          </w:tcPr>
          <w:p w14:paraId="530CA7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278B4B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512A5555" w14:textId="77777777">
        <w:tc>
          <w:tcPr>
            <w:tcW w:w="1450" w:type="dxa"/>
          </w:tcPr>
          <w:p w14:paraId="3B80AF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52D504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 or member to browse upcoming and past barangay events.</w:t>
            </w:r>
          </w:p>
        </w:tc>
      </w:tr>
      <w:tr w:rsidR="00D50352" w:rsidRPr="009A1E73" w14:paraId="3C19D416" w14:textId="77777777">
        <w:tc>
          <w:tcPr>
            <w:tcW w:w="1450" w:type="dxa"/>
          </w:tcPr>
          <w:p w14:paraId="60186C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2417B2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297847D3" w14:textId="77777777">
        <w:tc>
          <w:tcPr>
            <w:tcW w:w="1450" w:type="dxa"/>
          </w:tcPr>
          <w:p w14:paraId="45EA34F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44FFEEC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and members, who want to know what activities are scheduled and whether they concern their membership group.</w:t>
            </w:r>
          </w:p>
        </w:tc>
      </w:tr>
      <w:tr w:rsidR="00D50352" w:rsidRPr="009A1E73" w14:paraId="35280C42" w14:textId="77777777">
        <w:tc>
          <w:tcPr>
            <w:tcW w:w="1450" w:type="dxa"/>
          </w:tcPr>
          <w:p w14:paraId="066822F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6412829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At least one event has been posted (UC-7).</w:t>
            </w:r>
          </w:p>
        </w:tc>
      </w:tr>
      <w:tr w:rsidR="00D50352" w:rsidRPr="009A1E73" w14:paraId="7DB98B41" w14:textId="77777777">
        <w:tc>
          <w:tcPr>
            <w:tcW w:w="1450" w:type="dxa"/>
          </w:tcPr>
          <w:p w14:paraId="5C6B050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10ADFC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Events from the dashboard.</w:t>
            </w:r>
          </w:p>
        </w:tc>
      </w:tr>
      <w:tr w:rsidR="00D50352" w:rsidRPr="009A1E73" w14:paraId="59E2D247" w14:textId="77777777">
        <w:tc>
          <w:tcPr>
            <w:tcW w:w="1450" w:type="dxa"/>
          </w:tcPr>
          <w:p w14:paraId="52203C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39BE703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displays the events applicable to the user, in chronological order.</w:t>
            </w:r>
          </w:p>
        </w:tc>
      </w:tr>
      <w:tr w:rsidR="00D50352" w:rsidRPr="009A1E73" w14:paraId="2886FF0E" w14:textId="77777777">
        <w:tc>
          <w:tcPr>
            <w:tcW w:w="7190" w:type="dxa"/>
            <w:gridSpan w:val="2"/>
          </w:tcPr>
          <w:p w14:paraId="6DA9DC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630B0AF1" w14:textId="77777777">
        <w:tc>
          <w:tcPr>
            <w:tcW w:w="7190" w:type="dxa"/>
            <w:gridSpan w:val="2"/>
          </w:tcPr>
          <w:p w14:paraId="5DF38A3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Events.</w:t>
            </w:r>
          </w:p>
        </w:tc>
      </w:tr>
      <w:tr w:rsidR="00D50352" w:rsidRPr="009A1E73" w14:paraId="24E67199" w14:textId="77777777">
        <w:tc>
          <w:tcPr>
            <w:tcW w:w="7190" w:type="dxa"/>
            <w:gridSpan w:val="2"/>
          </w:tcPr>
          <w:p w14:paraId="39AFB6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events that are either open to all residents or restricted to a membership group the user belongs to.</w:t>
            </w:r>
          </w:p>
        </w:tc>
      </w:tr>
      <w:tr w:rsidR="00D50352" w:rsidRPr="009A1E73" w14:paraId="2FBD0803" w14:textId="77777777">
        <w:tc>
          <w:tcPr>
            <w:tcW w:w="7190" w:type="dxa"/>
            <w:gridSpan w:val="2"/>
          </w:tcPr>
          <w:p w14:paraId="37A0D2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displays the events with their date, time, location, and description.</w:t>
            </w:r>
          </w:p>
        </w:tc>
      </w:tr>
      <w:tr w:rsidR="00D50352" w:rsidRPr="009A1E73" w14:paraId="68223CD7" w14:textId="77777777">
        <w:tc>
          <w:tcPr>
            <w:tcW w:w="7190" w:type="dxa"/>
            <w:gridSpan w:val="2"/>
          </w:tcPr>
          <w:p w14:paraId="01E924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user selects an event to view its full details.</w:t>
            </w:r>
          </w:p>
        </w:tc>
      </w:tr>
      <w:tr w:rsidR="00D50352" w:rsidRPr="009A1E73" w14:paraId="7D11BE3C" w14:textId="77777777">
        <w:tc>
          <w:tcPr>
            <w:tcW w:w="7190" w:type="dxa"/>
            <w:gridSpan w:val="2"/>
          </w:tcPr>
          <w:p w14:paraId="0484FE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42A7B48B" w14:textId="77777777">
        <w:tc>
          <w:tcPr>
            <w:tcW w:w="7190" w:type="dxa"/>
            <w:gridSpan w:val="2"/>
          </w:tcPr>
          <w:p w14:paraId="2CBBFB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2a. No events are currently posted: the system states that there are no events to display.</w:t>
            </w:r>
          </w:p>
        </w:tc>
      </w:tr>
    </w:tbl>
    <w:p w14:paraId="36C61F73" w14:textId="77777777" w:rsidR="00D50352" w:rsidRPr="009A1E73" w:rsidRDefault="00D50352">
      <w:pPr>
        <w:spacing w:after="120"/>
        <w:rPr>
          <w:rFonts w:ascii="Times New Roman" w:hAnsi="Times New Roman" w:cs="Times New Roman"/>
          <w:sz w:val="24"/>
          <w:szCs w:val="24"/>
        </w:rPr>
      </w:pPr>
    </w:p>
    <w:p w14:paraId="69B14848" w14:textId="77CB589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25</w:t>
      </w:r>
    </w:p>
    <w:p w14:paraId="512ED343"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15 Narrative: Receive Notifications (UC-15)</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171D1A7C" w14:textId="77777777" w:rsidTr="009630A4">
        <w:tc>
          <w:tcPr>
            <w:tcW w:w="7190" w:type="dxa"/>
            <w:gridSpan w:val="2"/>
            <w:shd w:val="clear" w:color="auto" w:fill="17365D" w:themeFill="text2" w:themeFillShade="BF"/>
          </w:tcPr>
          <w:p w14:paraId="0C6B9AC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Receive Notifications (UC-15)</w:t>
            </w:r>
          </w:p>
        </w:tc>
      </w:tr>
      <w:tr w:rsidR="00D50352" w:rsidRPr="009A1E73" w14:paraId="388F6E01" w14:textId="77777777">
        <w:tc>
          <w:tcPr>
            <w:tcW w:w="1450" w:type="dxa"/>
          </w:tcPr>
          <w:p w14:paraId="528DD34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25EE0DA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00724A44" w14:textId="77777777">
        <w:tc>
          <w:tcPr>
            <w:tcW w:w="1450" w:type="dxa"/>
          </w:tcPr>
          <w:p w14:paraId="717BF3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B2B1F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6C30B7A5" w14:textId="77777777">
        <w:tc>
          <w:tcPr>
            <w:tcW w:w="1450" w:type="dxa"/>
          </w:tcPr>
          <w:p w14:paraId="3B97B22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459B26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a resident or member to view in-app notifications generated by the system, such as new events, feedback requests, and staff hearts and replies on their feedback.</w:t>
            </w:r>
          </w:p>
        </w:tc>
      </w:tr>
      <w:tr w:rsidR="00D50352" w:rsidRPr="009A1E73" w14:paraId="55A61C56" w14:textId="77777777">
        <w:tc>
          <w:tcPr>
            <w:tcW w:w="1450" w:type="dxa"/>
          </w:tcPr>
          <w:p w14:paraId="240230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030E462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26EA8A01" w14:textId="77777777">
        <w:tc>
          <w:tcPr>
            <w:tcW w:w="1450" w:type="dxa"/>
          </w:tcPr>
          <w:p w14:paraId="6099E4B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0AE8FAC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and members, who need a single place to see announcements without relying on external SMS or email.</w:t>
            </w:r>
          </w:p>
        </w:tc>
      </w:tr>
      <w:tr w:rsidR="00D50352" w:rsidRPr="009A1E73" w14:paraId="20014728" w14:textId="77777777">
        <w:tc>
          <w:tcPr>
            <w:tcW w:w="1450" w:type="dxa"/>
          </w:tcPr>
          <w:p w14:paraId="0EBD01B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03F66EB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At least one notification has been generated for the user (for example, through UC-7 or UC-16).</w:t>
            </w:r>
          </w:p>
        </w:tc>
      </w:tr>
      <w:tr w:rsidR="00D50352" w:rsidRPr="009A1E73" w14:paraId="1D8D61D4" w14:textId="77777777">
        <w:tc>
          <w:tcPr>
            <w:tcW w:w="1450" w:type="dxa"/>
          </w:tcPr>
          <w:p w14:paraId="6C138E9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4553090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the notification icon from the dashboard.</w:t>
            </w:r>
          </w:p>
        </w:tc>
      </w:tr>
      <w:tr w:rsidR="00D50352" w:rsidRPr="009A1E73" w14:paraId="2DBBE313" w14:textId="77777777">
        <w:tc>
          <w:tcPr>
            <w:tcW w:w="1450" w:type="dxa"/>
          </w:tcPr>
          <w:p w14:paraId="53EEBC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08B548F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displays the user's notifications and marks viewed notifications as read.</w:t>
            </w:r>
          </w:p>
        </w:tc>
      </w:tr>
      <w:tr w:rsidR="00D50352" w:rsidRPr="009A1E73" w14:paraId="3DE70C68" w14:textId="77777777">
        <w:tc>
          <w:tcPr>
            <w:tcW w:w="7190" w:type="dxa"/>
            <w:gridSpan w:val="2"/>
          </w:tcPr>
          <w:p w14:paraId="1C03191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4E45EF4C" w14:textId="77777777">
        <w:tc>
          <w:tcPr>
            <w:tcW w:w="7190" w:type="dxa"/>
            <w:gridSpan w:val="2"/>
          </w:tcPr>
          <w:p w14:paraId="63D3C55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the notification icon.</w:t>
            </w:r>
          </w:p>
        </w:tc>
      </w:tr>
      <w:tr w:rsidR="00D50352" w:rsidRPr="009A1E73" w14:paraId="73671CAC" w14:textId="77777777">
        <w:tc>
          <w:tcPr>
            <w:tcW w:w="7190" w:type="dxa"/>
            <w:gridSpan w:val="2"/>
          </w:tcPr>
          <w:p w14:paraId="6BFA10E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retrieves the Notification records linked to the user's account.</w:t>
            </w:r>
          </w:p>
        </w:tc>
      </w:tr>
      <w:tr w:rsidR="00D50352" w:rsidRPr="009A1E73" w14:paraId="557C4723" w14:textId="77777777">
        <w:tc>
          <w:tcPr>
            <w:tcW w:w="7190" w:type="dxa"/>
            <w:gridSpan w:val="2"/>
          </w:tcPr>
          <w:p w14:paraId="55C3D98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displays each notification with its type and the event or item it refers to.</w:t>
            </w:r>
          </w:p>
        </w:tc>
      </w:tr>
      <w:tr w:rsidR="00D50352" w:rsidRPr="009A1E73" w14:paraId="79C79ECC" w14:textId="77777777">
        <w:tc>
          <w:tcPr>
            <w:tcW w:w="7190" w:type="dxa"/>
            <w:gridSpan w:val="2"/>
          </w:tcPr>
          <w:p w14:paraId="1BC1EDA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user selects a notification to open the related event or feedback prompt.</w:t>
            </w:r>
          </w:p>
        </w:tc>
      </w:tr>
      <w:tr w:rsidR="00D50352" w:rsidRPr="009A1E73" w14:paraId="4E05E8BF" w14:textId="77777777">
        <w:tc>
          <w:tcPr>
            <w:tcW w:w="7190" w:type="dxa"/>
            <w:gridSpan w:val="2"/>
          </w:tcPr>
          <w:p w14:paraId="7A23E49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marks the opened notification as read.</w:t>
            </w:r>
          </w:p>
        </w:tc>
      </w:tr>
      <w:tr w:rsidR="00D50352" w:rsidRPr="009A1E73" w14:paraId="596C0FB4" w14:textId="77777777">
        <w:tc>
          <w:tcPr>
            <w:tcW w:w="7190" w:type="dxa"/>
            <w:gridSpan w:val="2"/>
          </w:tcPr>
          <w:p w14:paraId="53BECA8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13A12AE1" w14:textId="77777777">
        <w:tc>
          <w:tcPr>
            <w:tcW w:w="7190" w:type="dxa"/>
            <w:gridSpan w:val="2"/>
          </w:tcPr>
          <w:p w14:paraId="21A35FD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No notifications exist for the user: the system states that there are no new notifications.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4a. The notification is a heart or reply from barangay staff on the member’s feedback (UC-28): the system opens the Events page at that event, shows it under the Feedback tab of the Notifications page, and, while the member is signed in, also shows a pop-up and plays a short chime when it arrives.</w:t>
            </w:r>
          </w:p>
        </w:tc>
      </w:tr>
    </w:tbl>
    <w:p w14:paraId="28F6B6CE" w14:textId="77777777" w:rsidR="00D50352" w:rsidRPr="009A1E73" w:rsidRDefault="00D50352">
      <w:pPr>
        <w:spacing w:after="120"/>
        <w:rPr>
          <w:rFonts w:ascii="Times New Roman" w:hAnsi="Times New Roman" w:cs="Times New Roman"/>
          <w:sz w:val="24"/>
          <w:szCs w:val="24"/>
        </w:rPr>
      </w:pPr>
    </w:p>
    <w:p w14:paraId="1BCFD81A" w14:textId="2253E9C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26</w:t>
      </w:r>
    </w:p>
    <w:p w14:paraId="0FA21A11"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 xml:space="preserve">Use Case 16 Narrative: Submit Event Feedback or Absence Reason (UC-16)</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C3488D6" w14:textId="77777777" w:rsidTr="009630A4">
        <w:tc>
          <w:tcPr>
            <w:tcW w:w="7190" w:type="dxa"/>
            <w:gridSpan w:val="2"/>
            <w:shd w:val="clear" w:color="auto" w:fill="17365D" w:themeFill="text2" w:themeFillShade="BF"/>
          </w:tcPr>
          <w:p w14:paraId="58CEAF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Submit Event Feedback or Absence Reason (UC-16)</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13900C2F" w14:textId="77777777">
        <w:tc>
          <w:tcPr>
            <w:tcW w:w="1450" w:type="dxa"/>
          </w:tcPr>
          <w:p w14:paraId="62E6022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2CECCD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35C94A2B" w14:textId="77777777">
        <w:tc>
          <w:tcPr>
            <w:tcW w:w="1450" w:type="dxa"/>
          </w:tcPr>
          <w:p w14:paraId="183029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0AC4AA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a member to tell the barangay about a past event: to rate it and comment on it if they attended, or to say why they could not attend.</w:t>
            </w:r>
          </w:p>
        </w:tc>
      </w:tr>
      <w:tr w:rsidR="00D50352" w:rsidRPr="009A1E73" w14:paraId="681DA95C" w14:textId="77777777">
        <w:tc>
          <w:tcPr>
            <w:tcW w:w="1450" w:type="dxa"/>
          </w:tcPr>
          <w:p w14:paraId="062F21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59352D7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w:t>
            </w:r>
          </w:p>
        </w:tc>
      </w:tr>
      <w:tr w:rsidR="00D50352" w:rsidRPr="009A1E73" w14:paraId="0B1B73A9" w14:textId="77777777">
        <w:tc>
          <w:tcPr>
            <w:tcW w:w="1450" w:type="dxa"/>
          </w:tcPr>
          <w:p w14:paraId="54F70FA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252157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Members, whose opinions help barangay staff improve future events; barangay staff, who use the ratings and reasons to plan and to answer members.</w:t>
            </w:r>
          </w:p>
        </w:tc>
      </w:tr>
      <w:tr w:rsidR="00D50352" w:rsidRPr="009A1E73" w14:paraId="1035AEC6" w14:textId="77777777">
        <w:tc>
          <w:tcPr>
            <w:tcW w:w="1450" w:type="dxa"/>
          </w:tcPr>
          <w:p w14:paraId="3730C0F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lastRenderedPageBreak/>
              <w:t>Preconditions</w:t>
            </w:r>
          </w:p>
        </w:tc>
        <w:tc>
          <w:tcPr>
            <w:tcW w:w="7190" w:type="dxa"/>
          </w:tcPr>
          <w:p w14:paraId="64684B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event has ended and its feedback window, which closes a set number of hours after the event ends (FR-31), is still open.</w:t>
            </w:r>
          </w:p>
        </w:tc>
      </w:tr>
      <w:tr w:rsidR="00D50352" w:rsidRPr="009A1E73" w14:paraId="34975C9F" w14:textId="77777777">
        <w:tc>
          <w:tcPr>
            <w:tcW w:w="1450" w:type="dxa"/>
          </w:tcPr>
          <w:p w14:paraId="767E96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715067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member opens a past event on the Events page, or opens a feedback notification.</w:t>
            </w:r>
          </w:p>
        </w:tc>
      </w:tr>
      <w:tr w:rsidR="00D50352" w:rsidRPr="009A1E73" w14:paraId="781FBA89" w14:textId="77777777">
        <w:tc>
          <w:tcPr>
            <w:tcW w:w="1450" w:type="dxa"/>
          </w:tcPr>
          <w:p w14:paraId="2DC9186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16B9FCB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system stores the member’s rating and comment as a Feedback record, or the member’s reason as an AbsenceReason record, linked to the event, and alerts the barangay staff.</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The member opens a past event on the Events page, or opens the feedback notification for it.</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checks whether the member signed in or out of the event; it shows a rating form to a member who attended, and a “Why couldn’t you attend?” form to a member who did not.</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The member chooses a rating of one to five stars and may add a comment, or chooses a reason from the list (schedule conflict, sick or unwell, didn’t know about it, no transportation, work or family duties, not interested, or other) and may add a comment, then confirms.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system validates the entry and stores it as a Feedback or AbsenceReason record linked to the event and the member.</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system alerts the barangay staff, shows the entry to the member as their own comment, and shows until when it can still be edited.</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The member submits the form without selecting a rating or a reason: the system asks for one before accepting the entry.</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3b. The feedback window has closed: the system does not accept the entry and shows the event as closed for feedback.</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4a. The member edits their entry within the edit window (30 minutes after first sending, unless the Head Staff changed it in UC-29): the system saves the change, keeps the earlier version, marks the entry “Edited”, and alerts the staff again. After the window has passed the entry is locked.</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5a. The member selects the “Edited” label: the system shows the edit history, with the current version first and then each earlier version with its date and time. Only the member and the barangay staff can see it.</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5b. Barangay staff heart or reply to the entry (UC-28): the member is notified (UC-15), sees the heart and the Barangay Staff reply under their comment, and may heart the reply; the system then alerts the staff member who wrote it.</w:t>
            </w:r>
          </w:p>
        </w:tc>
      </w:tr>
    </w:tbl>
    <w:p w14:paraId="13F36F41" w14:textId="77777777" w:rsidR="00D50352" w:rsidRPr="009A1E73" w:rsidRDefault="00D50352">
      <w:pPr>
        <w:spacing w:after="120"/>
        <w:rPr>
          <w:rFonts w:ascii="Times New Roman" w:hAnsi="Times New Roman" w:cs="Times New Roman"/>
          <w:sz w:val="24"/>
          <w:szCs w:val="24"/>
        </w:rPr>
      </w:pPr>
    </w:p>
    <w:p w14:paraId="7CFFBE3E" w14:textId="105A772D"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27</w:t>
      </w:r>
    </w:p>
    <w:p w14:paraId="7A32421D"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17 Narrative: Switch Interface Language (UC-17)</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4A12984F" w14:textId="77777777" w:rsidTr="009630A4">
        <w:tc>
          <w:tcPr>
            <w:tcW w:w="7190" w:type="dxa"/>
            <w:gridSpan w:val="2"/>
            <w:shd w:val="clear" w:color="auto" w:fill="17365D" w:themeFill="text2" w:themeFillShade="BF"/>
          </w:tcPr>
          <w:p w14:paraId="751F3A7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Switch Interface Language (UC-17)</w:t>
            </w:r>
          </w:p>
        </w:tc>
      </w:tr>
      <w:tr w:rsidR="00D50352" w:rsidRPr="009A1E73" w14:paraId="55530C89" w14:textId="77777777">
        <w:tc>
          <w:tcPr>
            <w:tcW w:w="1450" w:type="dxa"/>
          </w:tcPr>
          <w:p w14:paraId="4669E7A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67E849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072E71F7" w14:textId="77777777">
        <w:tc>
          <w:tcPr>
            <w:tcW w:w="1450" w:type="dxa"/>
          </w:tcPr>
          <w:p w14:paraId="6E14D3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301094E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FC5FDD7" w14:textId="77777777">
        <w:tc>
          <w:tcPr>
            <w:tcW w:w="1450" w:type="dxa"/>
          </w:tcPr>
          <w:p w14:paraId="1BD6BBB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17ED258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 member, or barangay staff user to change the language the interface is displayed in, and to choose between a light and a dark display mode.</w:t>
            </w:r>
          </w:p>
        </w:tc>
      </w:tr>
      <w:tr w:rsidR="00D50352" w:rsidRPr="009A1E73" w14:paraId="372BDD84" w14:textId="77777777">
        <w:tc>
          <w:tcPr>
            <w:tcW w:w="1450" w:type="dxa"/>
          </w:tcPr>
          <w:p w14:paraId="69A811B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6FBCC05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r>
      <w:tr w:rsidR="00D50352" w:rsidRPr="009A1E73" w14:paraId="69421DC0" w14:textId="77777777">
        <w:tc>
          <w:tcPr>
            <w:tcW w:w="1450" w:type="dxa"/>
          </w:tcPr>
          <w:p w14:paraId="28DDDA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62015C6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members, and staff who are more comfortable using the system in Filipino/Tagalog, Bisaya, or English.</w:t>
            </w:r>
          </w:p>
        </w:tc>
      </w:tr>
      <w:tr w:rsidR="00D50352" w:rsidRPr="009A1E73" w14:paraId="72BADBE5" w14:textId="77777777">
        <w:tc>
          <w:tcPr>
            <w:tcW w:w="1450" w:type="dxa"/>
          </w:tcPr>
          <w:p w14:paraId="287C3C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411C38C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is logged in, or is viewing a public screen that offers a language selector.</w:t>
            </w:r>
          </w:p>
        </w:tc>
      </w:tr>
      <w:tr w:rsidR="00D50352" w:rsidRPr="009A1E73" w14:paraId="44038340" w14:textId="77777777">
        <w:tc>
          <w:tcPr>
            <w:tcW w:w="1450" w:type="dxa"/>
          </w:tcPr>
          <w:p w14:paraId="0592C3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6A61C6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the language option from the navigation bar.</w:t>
            </w:r>
          </w:p>
        </w:tc>
      </w:tr>
      <w:tr w:rsidR="00D50352" w:rsidRPr="009A1E73" w14:paraId="6935D3FD" w14:textId="77777777">
        <w:tc>
          <w:tcPr>
            <w:tcW w:w="1450" w:type="dxa"/>
          </w:tcPr>
          <w:p w14:paraId="55CF013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016DB7E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interface text is re-rendered in the selected language, and the preference is saved for the user's future sessions.</w:t>
            </w:r>
          </w:p>
        </w:tc>
      </w:tr>
      <w:tr w:rsidR="00D50352" w:rsidRPr="009A1E73" w14:paraId="4F2DCFFE" w14:textId="77777777">
        <w:tc>
          <w:tcPr>
            <w:tcW w:w="7190" w:type="dxa"/>
            <w:gridSpan w:val="2"/>
          </w:tcPr>
          <w:p w14:paraId="5112896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7830BD8D" w14:textId="77777777">
        <w:tc>
          <w:tcPr>
            <w:tcW w:w="7190" w:type="dxa"/>
            <w:gridSpan w:val="2"/>
          </w:tcPr>
          <w:p w14:paraId="2B9117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the language option from the navigation bar.</w:t>
            </w:r>
          </w:p>
        </w:tc>
      </w:tr>
      <w:tr w:rsidR="00D50352" w:rsidRPr="009A1E73" w14:paraId="61CF6505" w14:textId="77777777">
        <w:tc>
          <w:tcPr>
            <w:tcW w:w="7190" w:type="dxa"/>
            <w:gridSpan w:val="2"/>
          </w:tcPr>
          <w:p w14:paraId="00E4BA6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the available languages: Filipino/Tagalog, Bisaya, and English.</w:t>
            </w:r>
          </w:p>
        </w:tc>
      </w:tr>
      <w:tr w:rsidR="00D50352" w:rsidRPr="009A1E73" w14:paraId="391CC1B1" w14:textId="77777777">
        <w:tc>
          <w:tcPr>
            <w:tcW w:w="7190" w:type="dxa"/>
            <w:gridSpan w:val="2"/>
          </w:tcPr>
          <w:p w14:paraId="6C6350B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user selects a language.</w:t>
            </w:r>
          </w:p>
        </w:tc>
      </w:tr>
      <w:tr w:rsidR="00D50352" w:rsidRPr="009A1E73" w14:paraId="62239A93" w14:textId="77777777">
        <w:tc>
          <w:tcPr>
            <w:tcW w:w="7190" w:type="dxa"/>
            <w:gridSpan w:val="2"/>
          </w:tcPr>
          <w:p w14:paraId="1F3F80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The system re-renders the current screen in the selected language.</w:t>
            </w:r>
          </w:p>
        </w:tc>
      </w:tr>
      <w:tr w:rsidR="00D50352" w:rsidRPr="009A1E73" w14:paraId="64C75569" w14:textId="77777777">
        <w:tc>
          <w:tcPr>
            <w:tcW w:w="7190" w:type="dxa"/>
            <w:gridSpan w:val="2"/>
          </w:tcPr>
          <w:p w14:paraId="0AEDEDC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 The system saves the selected language as the user's preference for future sessions.</w:t>
            </w:r>
          </w:p>
        </w:tc>
      </w:tr>
      <w:tr w:rsidR="00D50352" w:rsidRPr="009A1E73" w14:paraId="1236925C" w14:textId="77777777">
        <w:tc>
          <w:tcPr>
            <w:tcW w:w="7190" w:type="dxa"/>
            <w:gridSpan w:val="2"/>
          </w:tcPr>
          <w:p w14:paraId="3DA586F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same navigation bar (and the login page) offers a display-mode toggle: when the user switches between light and dark mode, the system re-colors the screen immediately, keeps text readable and form fields visible in both modes, and remembers the choice across logins, logouts, and page reloads.</w:t>
            </w:r>
          </w:p>
        </w:tc>
      </w:tr>
      <w:tr w:rsidR="00D50352" w:rsidRPr="009A1E73" w14:paraId="6D7BB397" w14:textId="77777777">
        <w:tc>
          <w:tcPr>
            <w:tcW w:w="7190" w:type="dxa"/>
            <w:gridSpan w:val="2"/>
          </w:tcPr>
          <w:p w14:paraId="4E249BD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1236925C" w14:textId="77777777">
        <w:tc>
          <w:tcPr>
            <w:tcW w:w="7190" w:type="dxa"/>
            <w:gridSpan w:val="2"/>
          </w:tcPr>
          <w:p w14:paraId="3DA586F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5a. The user is not logged in: the system applies the selected language for the current session only, without saving a preference.</w:t>
            </w:r>
          </w:p>
        </w:tc>
      </w:tr>
    </w:tbl>
    <w:p w14:paraId="74000028" w14:textId="77777777"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lastRenderedPageBreak/>
        <w:t xml:space="preserve">Table 28</w:t>
      </w:r>
    </w:p>
    <w:p w14:paraId="74000029"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Use Case 18 Narrative: Log Out (UC-18)</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74000002" w14:textId="77777777" w:rsidTr="009630A4">
        <w:tc>
          <w:tcPr>
            <w:tcW w:w="7190" w:type="dxa"/>
            <w:gridSpan w:val="2"/>
            <w:shd w:val="clear" w:color="auto" w:fill="17365D" w:themeFill="text2" w:themeFillShade="BF"/>
          </w:tcPr>
          <w:p w14:paraId="740000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Log Out (UC-18)</w:t>
            </w:r>
          </w:p>
        </w:tc>
      </w:tr>
      <w:tr w:rsidR="00D50352" w:rsidRPr="009A1E73" w14:paraId="74000004" w14:textId="77777777">
        <w:tc>
          <w:tcPr>
            <w:tcW w:w="1450" w:type="dxa"/>
          </w:tcPr>
          <w:p w14:paraId="7400000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Scope</w:t>
            </w:r>
          </w:p>
        </w:tc>
        <w:tc>
          <w:tcPr>
            <w:tcW w:w="7190" w:type="dxa"/>
          </w:tcPr>
          <w:p w14:paraId="7400000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PiaoConnect: An Integrated Web-Based Membership, Attendance, Event, and Resource Management System for Barangay Piao</w:t>
            </w:r>
          </w:p>
        </w:tc>
      </w:tr>
      <w:tr w:rsidR="00D50352" w:rsidRPr="009A1E73" w14:paraId="74000007" w14:textId="77777777">
        <w:tc>
          <w:tcPr>
            <w:tcW w:w="1450" w:type="dxa"/>
          </w:tcPr>
          <w:p w14:paraId="7400000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Level</w:t>
            </w:r>
          </w:p>
        </w:tc>
        <w:tc>
          <w:tcPr>
            <w:tcW w:w="7190" w:type="dxa"/>
          </w:tcPr>
          <w:p w14:paraId="7400000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User Goal</w:t>
            </w:r>
          </w:p>
        </w:tc>
      </w:tr>
      <w:tr w:rsidR="00D50352" w:rsidRPr="009A1E73" w14:paraId="7400000A" w14:textId="77777777">
        <w:tc>
          <w:tcPr>
            <w:tcW w:w="1450" w:type="dxa"/>
          </w:tcPr>
          <w:p w14:paraId="7400000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Goal in Context</w:t>
            </w:r>
          </w:p>
        </w:tc>
        <w:tc>
          <w:tcPr>
            <w:tcW w:w="7190" w:type="dxa"/>
          </w:tcPr>
          <w:p w14:paraId="7400000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a resident/member or barangay staff user to end their authenticated session so the account cannot be used by anyone else on that device.</w:t>
            </w:r>
          </w:p>
        </w:tc>
      </w:tr>
      <w:tr w:rsidR="00D50352" w:rsidRPr="009A1E73" w14:paraId="7400000D" w14:textId="77777777">
        <w:tc>
          <w:tcPr>
            <w:tcW w:w="1450" w:type="dxa"/>
          </w:tcPr>
          <w:p w14:paraId="7400000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Primary Actor</w:t>
            </w:r>
          </w:p>
        </w:tc>
        <w:tc>
          <w:tcPr>
            <w:tcW w:w="7190" w:type="dxa"/>
          </w:tcPr>
          <w:p w14:paraId="7400000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Resident/Member, Barangay Staff</w:t>
            </w:r>
          </w:p>
        </w:tc>
      </w:tr>
      <w:tr w:rsidR="00D50352" w:rsidRPr="009A1E73" w14:paraId="74000010" w14:textId="77777777">
        <w:tc>
          <w:tcPr>
            <w:tcW w:w="1450" w:type="dxa"/>
          </w:tcPr>
          <w:p w14:paraId="7400001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Stakeholders</w:t>
            </w:r>
          </w:p>
        </w:tc>
        <w:tc>
          <w:tcPr>
            <w:tcW w:w="7190" w:type="dxa"/>
          </w:tcPr>
          <w:p w14:paraId="740000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Residents, members, and staff who share devices or use shared computers at the barangay hall and need assurance that ending a session actually revokes access.</w:t>
            </w:r>
          </w:p>
        </w:tc>
      </w:tr>
      <w:tr w:rsidR="00D50352" w:rsidRPr="009A1E73" w14:paraId="74000013" w14:textId="77777777">
        <w:tc>
          <w:tcPr>
            <w:tcW w:w="1450" w:type="dxa"/>
          </w:tcPr>
          <w:p w14:paraId="740000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Preconditions</w:t>
            </w:r>
          </w:p>
        </w:tc>
        <w:tc>
          <w:tcPr>
            <w:tcW w:w="7190" w:type="dxa"/>
          </w:tcPr>
          <w:p w14:paraId="7400001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is currently logged in (UC-1).</w:t>
            </w:r>
          </w:p>
        </w:tc>
      </w:tr>
      <w:tr w:rsidR="00D50352" w:rsidRPr="009A1E73" w14:paraId="74000016" w14:textId="77777777">
        <w:tc>
          <w:tcPr>
            <w:tcW w:w="1450" w:type="dxa"/>
          </w:tcPr>
          <w:p w14:paraId="7400001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Triggers</w:t>
            </w:r>
          </w:p>
        </w:tc>
        <w:tc>
          <w:tcPr>
            <w:tcW w:w="7190" w:type="dxa"/>
          </w:tcPr>
          <w:p w14:paraId="7400001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user selects Log Out from the navigation menu.</w:t>
            </w:r>
          </w:p>
        </w:tc>
      </w:tr>
      <w:tr w:rsidR="00D50352" w:rsidRPr="009A1E73" w14:paraId="74000019" w14:textId="77777777">
        <w:tc>
          <w:tcPr>
            <w:tcW w:w="1450" w:type="dxa"/>
          </w:tcPr>
          <w:p w14:paraId="7400001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Success Guarantee</w:t>
            </w:r>
          </w:p>
        </w:tc>
        <w:tc>
          <w:tcPr>
            <w:tcW w:w="7190" w:type="dxa"/>
          </w:tcPr>
          <w:p w14:paraId="7400001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system invalidates the current session and returns the user to the Log In screen.</w:t>
            </w:r>
          </w:p>
        </w:tc>
      </w:tr>
      <w:tr w:rsidR="00D50352" w:rsidRPr="009A1E73" w14:paraId="7400001C" w14:textId="77777777">
        <w:tc>
          <w:tcPr>
            <w:tcW w:w="7190" w:type="dxa"/>
            <w:gridSpan w:val="2"/>
          </w:tcPr>
          <w:p w14:paraId="7400001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Main Success Scenario</w:t>
            </w:r>
          </w:p>
        </w:tc>
      </w:tr>
      <w:tr w:rsidR="00D50352" w:rsidRPr="009A1E73" w14:paraId="7400001E" w14:textId="77777777">
        <w:tc>
          <w:tcPr>
            <w:tcW w:w="7190" w:type="dxa"/>
            <w:gridSpan w:val="2"/>
          </w:tcPr>
          <w:p w14:paraId="740000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 The user selects Log Out from the navigation menu.</w:t>
            </w:r>
          </w:p>
        </w:tc>
      </w:tr>
      <w:tr w:rsidR="00D50352" w:rsidRPr="009A1E73" w14:paraId="74000020" w14:textId="77777777">
        <w:tc>
          <w:tcPr>
            <w:tcW w:w="7190" w:type="dxa"/>
            <w:gridSpan w:val="2"/>
          </w:tcPr>
          <w:p w14:paraId="740000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invalidates the current authentication session.</w:t>
            </w:r>
          </w:p>
        </w:tc>
      </w:tr>
      <w:tr w:rsidR="00D50352" w:rsidRPr="009A1E73" w14:paraId="74000022" w14:textId="77777777">
        <w:tc>
          <w:tcPr>
            <w:tcW w:w="7190" w:type="dxa"/>
            <w:gridSpan w:val="2"/>
          </w:tcPr>
          <w:p w14:paraId="740000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The system redirects the user to the Log In screen (UC-1).</w:t>
            </w:r>
          </w:p>
        </w:tc>
      </w:tr>
      <w:tr w:rsidR="00D50352" w:rsidRPr="009A1E73" w14:paraId="74000024" w14:textId="77777777">
        <w:tc>
          <w:tcPr>
            <w:tcW w:w="7190" w:type="dxa"/>
            <w:gridSpan w:val="2"/>
          </w:tcPr>
          <w:p w14:paraId="740000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Extensions</w:t>
            </w:r>
          </w:p>
        </w:tc>
      </w:tr>
      <w:tr w:rsidR="00D50352" w:rsidRPr="009A1E73" w14:paraId="74000026" w14:textId="77777777">
        <w:tc>
          <w:tcPr>
            <w:tcW w:w="7190" w:type="dxa"/>
            <w:gridSpan w:val="2"/>
          </w:tcPr>
          <w:p w14:paraId="7400002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2a. The session has already expired when Log Out is selected: the system discards any remaining session data and displays the Log In screen without error.</w:t>
            </w:r>
          </w:p>
        </w:tc>
      </w:tr>
    </w:tbl>
    <w:p w14:paraId="1068F172" w14:textId="35B84BE9"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29</w:t>
      </w:r>
    </w:p>
    <w:p w14:paraId="5D8BFC47"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19 Narrative: Manage Households (UC-19)</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21E1B2C5" w14:textId="77777777">
        <w:tc>
          <w:tcPr>
            <w:tcW w:w="7190" w:type="dxa"/>
            <w:gridSpan w:val="2"/>
            <w:shd w:val="clear" w:color="auto" w:fill="17365D" w:themeFill="text2" w:themeFillShade="BF"/>
          </w:tcPr>
          <w:p w14:paraId="7B6AA5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Manage Households (UC-19)</w:t>
            </w:r>
          </w:p>
        </w:tc>
      </w:tr>
      <w:tr w:rsidR="00D50352" w:rsidRPr="009A1E73" w14:paraId="332B80BA" w14:textId="77777777">
        <w:tc>
          <w:tcPr>
            <w:tcW w:w="1450" w:type="dxa"/>
          </w:tcPr>
          <w:p w14:paraId="286DC97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506693E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15EF8A7E" w14:textId="77777777">
        <w:tc>
          <w:tcPr>
            <w:tcW w:w="1450" w:type="dxa"/>
          </w:tcPr>
          <w:p w14:paraId="7BD64F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699D72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3C82BAE8" w14:textId="77777777">
        <w:tc>
          <w:tcPr>
            <w:tcW w:w="1450" w:type="dxa"/>
          </w:tcPr>
          <w:p w14:paraId="2DB64FD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2D90B45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barangay staff to group resident records that share a household into a single household unit and designate one member as household head.</w:t>
            </w:r>
          </w:p>
        </w:tc>
      </w:tr>
      <w:tr w:rsidR="00D50352" w:rsidRPr="009A1E73" w14:paraId="350B0560" w14:textId="77777777">
        <w:tc>
          <w:tcPr>
            <w:tcW w:w="1450" w:type="dxa"/>
          </w:tcPr>
          <w:p w14:paraId="5C12514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47D6B2A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019AD84B" w14:textId="77777777">
        <w:tc>
          <w:tcPr>
            <w:tcW w:w="1450" w:type="dxa"/>
          </w:tcPr>
          <w:p w14:paraId="57D0ECC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2F83ED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who need to reach a household through its head member and understand which residents live together.</w:t>
            </w:r>
          </w:p>
        </w:tc>
      </w:tr>
      <w:tr w:rsidR="00D50352" w:rsidRPr="009A1E73" w14:paraId="5FB6B8E5" w14:textId="77777777">
        <w:tc>
          <w:tcPr>
            <w:tcW w:w="1450" w:type="dxa"/>
          </w:tcPr>
          <w:p w14:paraId="52508C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698836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is logged in with the appropriate role.</w:t>
            </w:r>
          </w:p>
        </w:tc>
      </w:tr>
      <w:tr w:rsidR="00D50352" w:rsidRPr="009A1E73" w14:paraId="6AD8DBD3" w14:textId="77777777">
        <w:tc>
          <w:tcPr>
            <w:tcW w:w="1450" w:type="dxa"/>
          </w:tcPr>
          <w:p w14:paraId="673EEC8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223091A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selects Households from the dashboard.</w:t>
            </w:r>
          </w:p>
        </w:tc>
      </w:tr>
      <w:tr w:rsidR="00D50352" w:rsidRPr="009A1E73" w14:paraId="61887DE4" w14:textId="77777777">
        <w:tc>
          <w:tcPr>
            <w:tcW w:w="1450" w:type="dxa"/>
          </w:tcPr>
          <w:p w14:paraId="40D8E1F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65DA9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household record is created or updated and every linked resident's household reference and head flag correctly reflect the change.</w:t>
            </w:r>
          </w:p>
        </w:tc>
      </w:tr>
      <w:tr w:rsidR="00D50352" w:rsidRPr="009A1E73" w14:paraId="19E154E2" w14:textId="77777777">
        <w:tc>
          <w:tcPr>
            <w:tcW w:w="7190" w:type="dxa"/>
            <w:gridSpan w:val="2"/>
          </w:tcPr>
          <w:p w14:paraId="0B23AE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08077D77" w14:textId="77777777">
        <w:tc>
          <w:tcPr>
            <w:tcW w:w="7190" w:type="dxa"/>
            <w:gridSpan w:val="2"/>
          </w:tcPr>
          <w:p w14:paraId="4A13E8C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Barangay staff selects Households.</w:t>
            </w:r>
          </w:p>
        </w:tc>
      </w:tr>
      <w:tr w:rsidR="00D50352" w:rsidRPr="009A1E73" w14:paraId="0EF25B6F" w14:textId="77777777">
        <w:tc>
          <w:tcPr>
            <w:tcW w:w="7190" w:type="dxa"/>
            <w:gridSpan w:val="2"/>
          </w:tcPr>
          <w:p w14:paraId="43ED6FD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displays the current list of households and their member counts.</w:t>
            </w:r>
          </w:p>
        </w:tc>
      </w:tr>
      <w:tr w:rsidR="00D50352" w:rsidRPr="009A1E73" w14:paraId="28EC4A37" w14:textId="77777777">
        <w:tc>
          <w:tcPr>
            <w:tcW w:w="7190" w:type="dxa"/>
            <w:gridSpan w:val="2"/>
          </w:tcPr>
          <w:p w14:paraId="5BC160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Staff selects Add Household, or selects an existing household to update it.</w:t>
            </w:r>
          </w:p>
        </w:tc>
      </w:tr>
      <w:tr w:rsidR="00D50352" w:rsidRPr="009A1E73" w14:paraId="284E6243" w14:textId="77777777">
        <w:tc>
          <w:tcPr>
            <w:tcW w:w="7190" w:type="dxa"/>
            <w:gridSpan w:val="2"/>
          </w:tcPr>
          <w:p w14:paraId="138281C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Staff enters the household's address and contact number and adds or removes member residents.</w:t>
            </w:r>
          </w:p>
        </w:tc>
      </w:tr>
      <w:tr w:rsidR="00D50352" w:rsidRPr="009A1E73" w14:paraId="288D0158" w14:textId="77777777">
        <w:tc>
          <w:tcPr>
            <w:tcW w:w="7190" w:type="dxa"/>
            <w:gridSpan w:val="2"/>
          </w:tcPr>
          <w:p w14:paraId="6DA2D1B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Staff optionally designates one member as household head.</w:t>
            </w:r>
          </w:p>
        </w:tc>
      </w:tr>
      <w:tr w:rsidR="00D50352" w:rsidRPr="009A1E73" w14:paraId="20555C38" w14:textId="77777777">
        <w:tc>
          <w:tcPr>
            <w:tcW w:w="7190" w:type="dxa"/>
            <w:gridSpan w:val="2"/>
          </w:tcPr>
          <w:p w14:paraId="5A91B3F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saves the household record under its unique household code and updates each affected resident’s household link.</w:t>
            </w:r>
          </w:p>
        </w:tc>
      </w:tr>
      <w:tr w:rsidR="00D50352" w:rsidRPr="009A1E73" w14:paraId="75F12C6D" w14:textId="77777777">
        <w:tc>
          <w:tcPr>
            <w:tcW w:w="7190" w:type="dxa"/>
            <w:gridSpan w:val="2"/>
          </w:tcPr>
          <w:p w14:paraId="0D0DD3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069DDD18" w14:textId="77777777">
        <w:tc>
          <w:tcPr>
            <w:tcW w:w="7190" w:type="dxa"/>
            <w:gridSpan w:val="2"/>
          </w:tcPr>
          <w:p w14:paraId="5A85D8F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4a. A resident added to the household is already the head of a different household: the system clears that resident's previous head flag before linking them to the new household, so a resident is never head of two households at once.</w:t>
            </w:r>
          </w:p>
        </w:tc>
      </w:tr>
      <w:tr w:rsidR="00D50352" w:rsidRPr="009A1E73" w14:paraId="635F2B3F" w14:textId="77777777">
        <w:tc>
          <w:tcPr>
            <w:tcW w:w="7190" w:type="dxa"/>
            <w:gridSpan w:val="2"/>
          </w:tcPr>
          <w:p w14:paraId="421F58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5a. Staff removes the current household head without naming a replacement: the system allows the change but leaves the household without a head until staff assigns a new one.</w:t>
            </w:r>
          </w:p>
        </w:tc>
      </w:tr>
    </w:tbl>
    <w:p w14:paraId="4D05AE56" w14:textId="7970DD37"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30</w:t>
      </w:r>
    </w:p>
    <w:p w14:paraId="4D8FCADA"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20 Narrative: Configure Membership Eligibility Settings (UC-20)</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CD7C518" w14:textId="77777777">
        <w:tc>
          <w:tcPr>
            <w:tcW w:w="7190" w:type="dxa"/>
            <w:gridSpan w:val="2"/>
            <w:shd w:val="clear" w:color="auto" w:fill="17365D" w:themeFill="text2" w:themeFillShade="BF"/>
          </w:tcPr>
          <w:p w14:paraId="0B6B029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Configure Membership Eligibility Settings (UC-20)</w:t>
            </w:r>
          </w:p>
        </w:tc>
      </w:tr>
      <w:tr w:rsidR="00D50352" w:rsidRPr="009A1E73" w14:paraId="69A2447D" w14:textId="77777777">
        <w:tc>
          <w:tcPr>
            <w:tcW w:w="1450" w:type="dxa"/>
          </w:tcPr>
          <w:p w14:paraId="41333CA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3E0343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2BCB5F9E" w14:textId="77777777">
        <w:tc>
          <w:tcPr>
            <w:tcW w:w="1450" w:type="dxa"/>
          </w:tcPr>
          <w:p w14:paraId="0ED82BA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59D7EFC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21A3CA27" w14:textId="77777777">
        <w:tc>
          <w:tcPr>
            <w:tcW w:w="1450" w:type="dxa"/>
          </w:tcPr>
          <w:p w14:paraId="45085DB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3C034CD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barangay staff to maintain the age bracket, civil status, and current status lookup values that determine who is eligible for a membership group, extending the original senior-citizen example to groups such as youth or solo parents.</w:t>
            </w:r>
          </w:p>
        </w:tc>
      </w:tr>
      <w:tr w:rsidR="00D50352" w:rsidRPr="009A1E73" w14:paraId="1AB85277" w14:textId="77777777">
        <w:tc>
          <w:tcPr>
            <w:tcW w:w="1450" w:type="dxa"/>
          </w:tcPr>
          <w:p w14:paraId="5C0EAFA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67689BB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78380CF4" w14:textId="77777777">
        <w:tc>
          <w:tcPr>
            <w:tcW w:w="1450" w:type="dxa"/>
          </w:tcPr>
          <w:p w14:paraId="16909FB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24B4425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who define membership eligibility rules and need the underlying lookup values to stay accurate and organized.</w:t>
            </w:r>
          </w:p>
        </w:tc>
      </w:tr>
      <w:tr w:rsidR="00D50352" w:rsidRPr="009A1E73" w14:paraId="24F5F260" w14:textId="77777777">
        <w:tc>
          <w:tcPr>
            <w:tcW w:w="1450" w:type="dxa"/>
          </w:tcPr>
          <w:p w14:paraId="05B5790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1BA880E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is logged in with the appropriate role.</w:t>
            </w:r>
          </w:p>
        </w:tc>
      </w:tr>
      <w:tr w:rsidR="00D50352" w:rsidRPr="009A1E73" w14:paraId="171A39BF" w14:textId="77777777">
        <w:tc>
          <w:tcPr>
            <w:tcW w:w="1450" w:type="dxa"/>
          </w:tcPr>
          <w:p w14:paraId="2FCDC87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65E4DDD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selects Profiling Settings from the dashboard.</w:t>
            </w:r>
          </w:p>
        </w:tc>
      </w:tr>
      <w:tr w:rsidR="00D50352" w:rsidRPr="009A1E73" w14:paraId="54C084D7" w14:textId="77777777">
        <w:tc>
          <w:tcPr>
            <w:tcW w:w="1450" w:type="dxa"/>
          </w:tcPr>
          <w:p w14:paraId="4F6917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57A4D4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lookup value is created, updated, or archived, and is immediately available (or unavailable) when staff define a membership's eligibility rule.</w:t>
            </w:r>
          </w:p>
        </w:tc>
      </w:tr>
      <w:tr w:rsidR="00D50352" w:rsidRPr="009A1E73" w14:paraId="40DBF47B" w14:textId="77777777">
        <w:tc>
          <w:tcPr>
            <w:tcW w:w="7190" w:type="dxa"/>
            <w:gridSpan w:val="2"/>
          </w:tcPr>
          <w:p w14:paraId="3FBE822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2E431C67" w14:textId="77777777">
        <w:tc>
          <w:tcPr>
            <w:tcW w:w="7190" w:type="dxa"/>
            <w:gridSpan w:val="2"/>
          </w:tcPr>
          <w:p w14:paraId="26F3948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Barangay staff selects Profiling Settings.</w:t>
            </w:r>
          </w:p>
        </w:tc>
      </w:tr>
      <w:tr w:rsidR="00D50352" w:rsidRPr="009A1E73" w14:paraId="632F064A" w14:textId="77777777">
        <w:tc>
          <w:tcPr>
            <w:tcW w:w="7190" w:type="dxa"/>
            <w:gridSpan w:val="2"/>
          </w:tcPr>
          <w:p w14:paraId="3559771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displays the current Age Brackets, Civil Statuses, and Current Statuses.</w:t>
            </w:r>
          </w:p>
        </w:tc>
      </w:tr>
      <w:tr w:rsidR="00D50352" w:rsidRPr="009A1E73" w14:paraId="4DEFB830" w14:textId="77777777">
        <w:tc>
          <w:tcPr>
            <w:tcW w:w="7190" w:type="dxa"/>
            <w:gridSpan w:val="2"/>
          </w:tcPr>
          <w:p w14:paraId="10AB97B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Staff adds a new lookup value, or edits or archives an existing one.</w:t>
            </w:r>
          </w:p>
        </w:tc>
      </w:tr>
      <w:tr w:rsidR="00D50352" w:rsidRPr="009A1E73" w14:paraId="55C6A0E8" w14:textId="77777777">
        <w:tc>
          <w:tcPr>
            <w:tcW w:w="7190" w:type="dxa"/>
            <w:gridSpan w:val="2"/>
          </w:tcPr>
          <w:p w14:paraId="756A5E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system validates the entry (for example, that an age bracket's minimum is below its maximum) and saves the change.</w:t>
            </w:r>
          </w:p>
        </w:tc>
      </w:tr>
      <w:tr w:rsidR="00D50352" w:rsidRPr="009A1E73" w14:paraId="4C5CC1D5" w14:textId="77777777">
        <w:tc>
          <w:tcPr>
            <w:tcW w:w="7190" w:type="dxa"/>
            <w:gridSpan w:val="2"/>
          </w:tcPr>
          <w:p w14:paraId="214DFF5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updated lookup value becomes available the next time staff define or edit a membership's eligibility rule.</w:t>
            </w:r>
          </w:p>
        </w:tc>
      </w:tr>
      <w:tr w:rsidR="00D50352" w:rsidRPr="009A1E73" w14:paraId="1446465F" w14:textId="77777777">
        <w:tc>
          <w:tcPr>
            <w:tcW w:w="7190" w:type="dxa"/>
            <w:gridSpan w:val="2"/>
          </w:tcPr>
          <w:p w14:paraId="7C7422C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55824BF5" w14:textId="77777777">
        <w:tc>
          <w:tcPr>
            <w:tcW w:w="7190" w:type="dxa"/>
            <w:gridSpan w:val="2"/>
          </w:tcPr>
          <w:p w14:paraId="3DF1DB2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Staff attempts to archive a lookup value that an active membership's eligibility rule still references: the system warns staff that doing so would leave that membership unable to match any resident.</w:t>
            </w:r>
          </w:p>
        </w:tc>
      </w:tr>
    </w:tbl>
    <w:p w14:paraId="62F2FC26" w14:textId="D34EE906"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31</w:t>
      </w:r>
    </w:p>
    <w:p w14:paraId="6DEAFB2F"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21 Narrative: Archive and Restore Records (UC-21)</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1F2CC6AA" w14:textId="77777777">
        <w:tc>
          <w:tcPr>
            <w:tcW w:w="7190" w:type="dxa"/>
            <w:gridSpan w:val="2"/>
            <w:shd w:val="clear" w:color="auto" w:fill="17365D" w:themeFill="text2" w:themeFillShade="BF"/>
          </w:tcPr>
          <w:p w14:paraId="5EA0DEB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Archive and Restore Records (UC-21)</w:t>
            </w:r>
          </w:p>
        </w:tc>
      </w:tr>
      <w:tr w:rsidR="00D50352" w:rsidRPr="009A1E73" w14:paraId="35447734" w14:textId="77777777">
        <w:tc>
          <w:tcPr>
            <w:tcW w:w="1450" w:type="dxa"/>
          </w:tcPr>
          <w:p w14:paraId="51B5773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5C65E9E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2D9A2F8E" w14:textId="77777777">
        <w:tc>
          <w:tcPr>
            <w:tcW w:w="1450" w:type="dxa"/>
          </w:tcPr>
          <w:p w14:paraId="7632AA7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26289C1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43D989DC" w14:textId="77777777">
        <w:tc>
          <w:tcPr>
            <w:tcW w:w="1450" w:type="dxa"/>
          </w:tcPr>
          <w:p w14:paraId="77759B0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070AC6F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barangay staff to reversibly remove records they no longer need active -- residents, events, memberships, and inventory items among them -- and restore or permanently delete them later.</w:t>
            </w:r>
          </w:p>
        </w:tc>
      </w:tr>
      <w:tr w:rsidR="00D50352" w:rsidRPr="009A1E73" w14:paraId="2F5791B6" w14:textId="77777777">
        <w:tc>
          <w:tcPr>
            <w:tcW w:w="1450" w:type="dxa"/>
          </w:tcPr>
          <w:p w14:paraId="218B579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71E5912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2C70C4E7" w14:textId="77777777">
        <w:tc>
          <w:tcPr>
            <w:tcW w:w="1450" w:type="dxa"/>
          </w:tcPr>
          <w:p w14:paraId="3E0E713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4696D4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who need to keep active lists uncluttered without permanently losing a record by mistake.</w:t>
            </w:r>
          </w:p>
        </w:tc>
      </w:tr>
      <w:tr w:rsidR="00D50352" w:rsidRPr="009A1E73" w14:paraId="5F779DCC" w14:textId="77777777">
        <w:tc>
          <w:tcPr>
            <w:tcW w:w="1450" w:type="dxa"/>
          </w:tcPr>
          <w:p w14:paraId="22677E3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2358FD5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is logged in with the appropriate role.</w:t>
            </w:r>
          </w:p>
        </w:tc>
      </w:tr>
      <w:tr w:rsidR="00D50352" w:rsidRPr="009A1E73" w14:paraId="16DF53E2" w14:textId="77777777">
        <w:tc>
          <w:tcPr>
            <w:tcW w:w="1450" w:type="dxa"/>
          </w:tcPr>
          <w:p w14:paraId="6546580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4E88F7B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selects Delete or Archive on a record, or opens the Archive page.</w:t>
            </w:r>
          </w:p>
        </w:tc>
      </w:tr>
      <w:tr w:rsidR="00D50352" w:rsidRPr="009A1E73" w14:paraId="5CD14B41" w14:textId="77777777">
        <w:tc>
          <w:tcPr>
            <w:tcW w:w="1450" w:type="dxa"/>
          </w:tcPr>
          <w:p w14:paraId="4F283A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8EF845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record is moved to (or back out of) the archive, or permanently removed, and every affected list reflects the change immediately.</w:t>
            </w:r>
          </w:p>
        </w:tc>
      </w:tr>
      <w:tr w:rsidR="00D50352" w:rsidRPr="009A1E73" w14:paraId="5A419870" w14:textId="77777777">
        <w:tc>
          <w:tcPr>
            <w:tcW w:w="7190" w:type="dxa"/>
            <w:gridSpan w:val="2"/>
          </w:tcPr>
          <w:p w14:paraId="6EF2CE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2143B731" w14:textId="77777777">
        <w:tc>
          <w:tcPr>
            <w:tcW w:w="7190" w:type="dxa"/>
            <w:gridSpan w:val="2"/>
          </w:tcPr>
          <w:p w14:paraId="76621DE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Barangay staff selects Delete or Archive on a resident, event, membership, or inventory record.</w:t>
            </w:r>
          </w:p>
        </w:tc>
      </w:tr>
      <w:tr w:rsidR="00D50352" w:rsidRPr="009A1E73" w14:paraId="1C58F62C" w14:textId="77777777">
        <w:tc>
          <w:tcPr>
            <w:tcW w:w="7190" w:type="dxa"/>
            <w:gridSpan w:val="2"/>
          </w:tcPr>
          <w:p w14:paraId="67DBD74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marks the record as archived (setting deleted_at and deleted_by), removes it from the active list, and records who archived it.</w:t>
            </w:r>
          </w:p>
        </w:tc>
      </w:tr>
      <w:tr w:rsidR="00D50352" w:rsidRPr="009A1E73" w14:paraId="1D904D21" w14:textId="77777777">
        <w:tc>
          <w:tcPr>
            <w:tcW w:w="7190" w:type="dxa"/>
            <w:gridSpan w:val="2"/>
          </w:tcPr>
          <w:p w14:paraId="35713F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Staff opens the Archive page to review archived records across modules, with filtering by type.</w:t>
            </w:r>
          </w:p>
        </w:tc>
      </w:tr>
      <w:tr w:rsidR="00D50352" w:rsidRPr="009A1E73" w14:paraId="0EA6B375" w14:textId="77777777">
        <w:tc>
          <w:tcPr>
            <w:tcW w:w="7190" w:type="dxa"/>
            <w:gridSpan w:val="2"/>
          </w:tcPr>
          <w:p w14:paraId="521FD1C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Staff selects Restore on an archived record, or Force Delete to remove it permanently.</w:t>
            </w:r>
          </w:p>
        </w:tc>
      </w:tr>
      <w:tr w:rsidR="00D50352" w:rsidRPr="009A1E73" w14:paraId="538B8DF1" w14:textId="77777777">
        <w:tc>
          <w:tcPr>
            <w:tcW w:w="7190" w:type="dxa"/>
            <w:gridSpan w:val="2"/>
          </w:tcPr>
          <w:p w14:paraId="0B68D13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system restores the record to active status, or permanently deletes it and its archive entry.</w:t>
            </w:r>
          </w:p>
        </w:tc>
      </w:tr>
      <w:tr w:rsidR="00D50352" w:rsidRPr="009A1E73" w14:paraId="71B04023" w14:textId="77777777">
        <w:tc>
          <w:tcPr>
            <w:tcW w:w="7190" w:type="dxa"/>
            <w:gridSpan w:val="2"/>
          </w:tcPr>
          <w:p w14:paraId="546C42E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103A6A3E" w14:textId="77777777">
        <w:tc>
          <w:tcPr>
            <w:tcW w:w="7190" w:type="dxa"/>
            <w:gridSpan w:val="2"/>
          </w:tcPr>
          <w:p w14:paraId="1093D2E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1a. The record is still referenced by an active dependent record (for example, an inventory item currently borrowed for an event, or a membership with residents still assigned to it): the system blocks the archive action and explains why.</w:t>
            </w:r>
          </w:p>
        </w:tc>
      </w:tr>
      <w:tr w:rsidR="00D50352" w:rsidRPr="009A1E73" w14:paraId="48B43859" w14:textId="77777777">
        <w:tc>
          <w:tcPr>
            <w:tcW w:w="7190" w:type="dxa"/>
            <w:gridSpan w:val="2"/>
          </w:tcPr>
          <w:p w14:paraId="2C2D0BD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4a. Staff selects Force Delete: the system asks for confirmation, since a permanent delete cannot be undone.</w:t>
            </w:r>
          </w:p>
        </w:tc>
      </w:tr>
    </w:tbl>
    <w:p w14:paraId="74E2E891" w14:textId="09032409"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32</w:t>
      </w:r>
    </w:p>
    <w:p w14:paraId="41E04FBE"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22 Narrative: Release and Return Borrowed Inventory Items (UC-22)</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47F544C8" w14:textId="77777777">
        <w:tc>
          <w:tcPr>
            <w:tcW w:w="7190" w:type="dxa"/>
            <w:gridSpan w:val="2"/>
            <w:shd w:val="clear" w:color="auto" w:fill="17365D" w:themeFill="text2" w:themeFillShade="BF"/>
          </w:tcPr>
          <w:p w14:paraId="321F5E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Release and Return Borrowed Inventory Items (UC-22)</w:t>
            </w:r>
          </w:p>
        </w:tc>
      </w:tr>
      <w:tr w:rsidR="00D50352" w:rsidRPr="009A1E73" w14:paraId="0CC2962F" w14:textId="77777777">
        <w:tc>
          <w:tcPr>
            <w:tcW w:w="1450" w:type="dxa"/>
          </w:tcPr>
          <w:p w14:paraId="4FEC2EE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674352C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3E206967" w14:textId="77777777">
        <w:tc>
          <w:tcPr>
            <w:tcW w:w="1450" w:type="dxa"/>
          </w:tcPr>
          <w:p w14:paraId="0BC8701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254439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6E26CF8C" w14:textId="77777777">
        <w:tc>
          <w:tcPr>
            <w:tcW w:w="1450" w:type="dxa"/>
          </w:tcPr>
          <w:p w14:paraId="3BEC0EA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49E1967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Allow barangay staff to record the return of barangay equipment borrowed for an event, in the exact quantity actually returned and the condition each returned unit comes back in, and to correct a release recorded in error.</w:t>
            </w:r>
          </w:p>
        </w:tc>
      </w:tr>
      <w:tr w:rsidR="00D50352" w:rsidRPr="009A1E73" w14:paraId="4466500A" w14:textId="77777777">
        <w:tc>
          <w:tcPr>
            <w:tcW w:w="1450" w:type="dxa"/>
          </w:tcPr>
          <w:p w14:paraId="5B5647F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522FCAD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30B2AD24" w14:textId="77777777">
        <w:tc>
          <w:tcPr>
            <w:tcW w:w="1450" w:type="dxa"/>
          </w:tcPr>
          <w:p w14:paraId="6F40347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0D5BD96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who are accountable for barangay property and need inventory counts to reflect what has actually been returned, not just what was originally borrowed.</w:t>
            </w:r>
          </w:p>
        </w:tc>
      </w:tr>
      <w:tr w:rsidR="00D50352" w:rsidRPr="009A1E73" w14:paraId="2AF00290" w14:textId="77777777">
        <w:tc>
          <w:tcPr>
            <w:tcW w:w="1450" w:type="dxa"/>
          </w:tcPr>
          <w:p w14:paraId="7F673A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3D2965B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event has outstanding borrowed inventory items that have not yet been fully released back to stock (UC-9).</w:t>
            </w:r>
          </w:p>
        </w:tc>
      </w:tr>
      <w:tr w:rsidR="00D50352" w:rsidRPr="009A1E73" w14:paraId="6699B7E8" w14:textId="77777777">
        <w:tc>
          <w:tcPr>
            <w:tcW w:w="1450" w:type="dxa"/>
          </w:tcPr>
          <w:p w14:paraId="793BF71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77BD9A9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opens the Returns view, or selects Release Items on an event with overdue borrows.</w:t>
            </w:r>
          </w:p>
        </w:tc>
      </w:tr>
      <w:tr w:rsidR="00D50352" w:rsidRPr="009A1E73" w14:paraId="77F12837" w14:textId="77777777">
        <w:tc>
          <w:tcPr>
            <w:tcW w:w="1450" w:type="dxa"/>
          </w:tcPr>
          <w:p w14:paraId="5BAF4E9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1B199D3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The released units are restocked into inventory under the conditions staff entered, the event’s outstanding-borrow balance is reduced by the same amount, an evidence photo is stored with the release, and the release is recorded, with its conditions, in the recently-released history.</w:t>
            </w:r>
          </w:p>
        </w:tc>
      </w:tr>
      <w:tr w:rsidR="00D50352" w:rsidRPr="009A1E73" w14:paraId="093CA547" w14:textId="77777777">
        <w:tc>
          <w:tcPr>
            <w:tcW w:w="7190" w:type="dxa"/>
            <w:gridSpan w:val="2"/>
          </w:tcPr>
          <w:p w14:paraId="1B167CD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1C52BBC1" w14:textId="77777777">
        <w:tc>
          <w:tcPr>
            <w:tcW w:w="7190" w:type="dxa"/>
            <w:gridSpan w:val="2"/>
          </w:tcPr>
          <w:p w14:paraId="54E5E29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Barangay staff opens the Returns view, which lists events with outstanding borrowed items.</w:t>
            </w:r>
          </w:p>
        </w:tc>
      </w:tr>
      <w:tr w:rsidR="00D50352" w:rsidRPr="009A1E73" w14:paraId="00A3275D" w14:textId="77777777">
        <w:tc>
          <w:tcPr>
            <w:tcW w:w="7190" w:type="dxa"/>
            <w:gridSpan w:val="2"/>
          </w:tcPr>
          <w:p w14:paraId="56A6EF1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2. The system displays each such event together with how many of each item are still out and in which conditions they were borrowed.</w:t>
            </w:r>
          </w:p>
        </w:tc>
      </w:tr>
      <w:tr w:rsidR="00D50352" w:rsidRPr="009A1E73" w14:paraId="568E3960" w14:textId="77777777">
        <w:tc>
          <w:tcPr>
            <w:tcW w:w="7190" w:type="dxa"/>
            <w:gridSpan w:val="2"/>
          </w:tcPr>
          <w:p w14:paraId="50DF2F5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Staff selects an event and opens Release Items.</w:t>
            </w:r>
          </w:p>
        </w:tc>
      </w:tr>
      <w:tr w:rsidR="00D50352" w:rsidRPr="009A1E73" w14:paraId="73B2CEF9" w14:textId="77777777">
        <w:tc>
          <w:tcPr>
            <w:tcW w:w="7190" w:type="dxa"/>
            <w:gridSpan w:val="2"/>
          </w:tcPr>
          <w:p w14:paraId="2F44042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selects which items to release and, for each, enters how many returned units are New, Good, Fair, or Poor; the entries start from the conditions the units were borrowed in and cannot add up to more than is still outstanding.</w:t>
            </w:r>
          </w:p>
        </w:tc>
      </w:tr>
      <w:tr w:rsidR="00D50352" w:rsidRPr="009A1E73" w14:paraId="3CCE5BD1" w14:textId="77777777">
        <w:tc>
          <w:tcPr>
            <w:tcW w:w="7190" w:type="dxa"/>
            <w:gridSpan w:val="2"/>
          </w:tcPr>
          <w:p w14:paraId="10E18E6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Staff attaches a photo as evidence of the return, previews it, and confirms Release Selected.</w:t>
            </w:r>
          </w:p>
        </w:tc>
      </w:tr>
      <w:tr w:rsidR="00D50352" w:rsidRPr="009A1E73" w14:paraId="2CD42295" w14:textId="77777777">
        <w:tc>
          <w:tcPr>
            <w:tcW w:w="7190" w:type="dxa"/>
            <w:gridSpan w:val="2"/>
          </w:tcPr>
          <w:p w14:paraId="32E572C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deducts the released units from the event’s outstanding borrow, restocks them into inventory under the conditions entered (so a unit returned damaged is counted as Poor), and adds an entry showing those conditions to the Recently Released history.</w:t>
            </w:r>
          </w:p>
        </w:tc>
      </w:tr>
      <w:tr w:rsidR="00D50352" w:rsidRPr="009A1E73" w14:paraId="264B4BC0" w14:textId="77777777">
        <w:tc>
          <w:tcPr>
            <w:tcW w:w="7190" w:type="dxa"/>
            <w:gridSpan w:val="2"/>
          </w:tcPr>
          <w:p w14:paraId="3304488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7. If a release was recorded in error, staff selects Undo on the corresponding entry, specifies how much of it to undo, and attaches a photo supporting the correction.</w:t>
            </w:r>
          </w:p>
        </w:tc>
      </w:tr>
      <w:tr w:rsidR="00D50352" w:rsidRPr="009A1E73" w14:paraId="312EA459" w14:textId="77777777">
        <w:tc>
          <w:tcPr>
            <w:tcW w:w="7190" w:type="dxa"/>
            <w:gridSpan w:val="2"/>
          </w:tcPr>
          <w:p w14:paraId="44A6269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8. The system records the undo in the release’s undo history, reverses those units back out of inventory from the same conditions and off the release record, and marks the release fully undone once its remaining quantity reaches zero.</w:t>
            </w:r>
          </w:p>
        </w:tc>
      </w:tr>
      <w:tr w:rsidR="00D50352" w:rsidRPr="009A1E73" w14:paraId="312EA459" w14:textId="77777777">
        <w:tc>
          <w:tcPr>
            <w:tcW w:w="7190" w:type="dxa"/>
            <w:gridSpan w:val="2"/>
          </w:tcPr>
          <w:p w14:paraId="44A6269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9. Staff can instead correct a release without undoing it: selecting Edit on a Recently Released entry opens Edit Return, where staff sets how many units of each condition (New, Good, Fair, Poor) came back and may replace the evidence photos; the system moves the difference between Pending Returns and stock under the same conditions.</w:t>
            </w:r>
          </w:p>
        </w:tc>
      </w:tr>
      <w:tr w:rsidR="00D50352" w:rsidRPr="009A1E73" w14:paraId="312EA459" w14:textId="77777777">
        <w:tc>
          <w:tcPr>
            <w:tcW w:w="7190" w:type="dxa"/>
            <w:gridSpan w:val="2"/>
          </w:tcPr>
          <w:p w14:paraId="44A6269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10. Staff opens the event’s Inventory tab to see every item the event borrowed, with its photo, the units still out and returned by condition, a progress bar, and a return history whose evidence photos open in a full-size viewer.</w:t>
            </w:r>
          </w:p>
        </w:tc>
      </w:tr>
      <w:tr w:rsidR="00D50352" w:rsidRPr="009A1E73" w14:paraId="411AF47E" w14:textId="77777777">
        <w:tc>
          <w:tcPr>
            <w:tcW w:w="7190" w:type="dxa"/>
            <w:gridSpan w:val="2"/>
          </w:tcPr>
          <w:p w14:paraId="37B869C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79063274" w14:textId="77777777">
        <w:tc>
          <w:tcPr>
            <w:tcW w:w="7190" w:type="dxa"/>
            <w:gridSpan w:val="2"/>
          </w:tcPr>
          <w:p w14:paraId="7363E7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An item has exactly one unit outstanding: staff only chooses the condition the single unit comes back in.</w:t>
            </w:r>
          </w:p>
        </w:tc>
      </w:tr>
      <w:tr w:rsidR="00D50352" w:rsidRPr="009A1E73" w14:paraId="79063274" w14:textId="77777777">
        <w:tc>
          <w:tcPr>
            <w:tcW w:w="7190" w:type="dxa"/>
            <w:gridSpan w:val="2"/>
          </w:tcPr>
          <w:p w14:paraId="7363E7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4b. The unit counts entered add up to zero or to more than is outstanding: the system keeps the Release button disabled and limits each box so the total never exceeds the outstanding amount.</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5a. No evidence photo is attached: the system rejects the release (or the undo) and asks staff to attach a photo.</w:t>
            </w:r>
          </w:p>
        </w:tc>
      </w:tr>
      <w:tr w:rsidR="00D50352" w:rsidRPr="009A1E73" w14:paraId="4D8E6AF6" w14:textId="77777777">
        <w:tc>
          <w:tcPr>
            <w:tcW w:w="7190" w:type="dxa"/>
            <w:gridSpan w:val="2"/>
          </w:tcPr>
          <w:p w14:paraId="67A9972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6a. The release fails for one of several selected items (for example, a concurrent update elsewhere): the system still applies the releases that succeeded and reports which item failed, so staff can retry only that one.</w:t>
            </w:r>
          </w:p>
        </w:tc>
      </w:tr>
      <w:tr w:rsidR="00D50352" w:rsidRPr="009A1E73" w14:paraId="40D93EBF" w14:textId="77777777">
        <w:tc>
          <w:tcPr>
            <w:tcW w:w="7190" w:type="dxa"/>
            <w:gridSpan w:val="2"/>
          </w:tcPr>
          <w:p w14:paraId="21F1A7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8a. The requested undo quantity exceeds what was actually released: the system clamps the undo to the released quantity rather than over-crediting inventory.</w:t>
            </w:r>
          </w:p>
        </w:tc>
      </w:tr>
      <w:tr w:rsidR="00D50352" w:rsidRPr="009A1E73" w14:paraId="40D93EBF" w14:textId="77777777">
        <w:tc>
          <w:tcPr>
            <w:tcW w:w="7190" w:type="dxa"/>
            <w:gridSpan w:val="2"/>
          </w:tcPr>
          <w:p w14:paraId="21F1A7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8b. A condition being taken back is no longer in stock because those units were lent out again: the system refuses the undo and explains that part of the release has already been lent out.</w:t>
            </w:r>
          </w:p>
        </w:tc>
      </w:tr>
      <w:tr w:rsidR="00D50352" w:rsidRPr="009A1E73" w14:paraId="40D93EBF" w14:textId="77777777">
        <w:tc>
          <w:tcPr>
            <w:tcW w:w="7190" w:type="dxa"/>
            <w:gridSpan w:val="2"/>
          </w:tcPr>
          <w:p w14:paraId="21F1A70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9a. Lowering a condition would send units back to Pending Returns that stock no longer holds (they were lent out again): the system refuses the change and explains why; raising a condition is limited to what the event still has out in that condition.</w:t>
            </w:r>
          </w:p>
        </w:tc>
      </w:tr>
    </w:tbl>
    <w:p w14:paraId="1C8402EA" w14:textId="3A1D241B"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33</w:t>
      </w:r>
    </w:p>
    <w:p w14:paraId="3CE176FD"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23 Narrative: Manage Facebook Page Integration (UC-23)</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46EEBC2C" w14:textId="77777777">
        <w:tc>
          <w:tcPr>
            <w:tcW w:w="7190" w:type="dxa"/>
            <w:gridSpan w:val="2"/>
            <w:shd w:val="clear" w:color="auto" w:fill="17365D" w:themeFill="text2" w:themeFillShade="BF"/>
          </w:tcPr>
          <w:p w14:paraId="60D5D13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Manage Facebook Page Integration (UC-23)</w:t>
            </w:r>
          </w:p>
        </w:tc>
      </w:tr>
      <w:tr w:rsidR="00D50352" w:rsidRPr="009A1E73" w14:paraId="70843AE5" w14:textId="77777777">
        <w:tc>
          <w:tcPr>
            <w:tcW w:w="1450" w:type="dxa"/>
          </w:tcPr>
          <w:p w14:paraId="392828D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44AC7F7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1E763527" w14:textId="77777777">
        <w:tc>
          <w:tcPr>
            <w:tcW w:w="1450" w:type="dxa"/>
          </w:tcPr>
          <w:p w14:paraId="23CF1EE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537A737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62EE2BB2" w14:textId="77777777">
        <w:tc>
          <w:tcPr>
            <w:tcW w:w="1450" w:type="dxa"/>
          </w:tcPr>
          <w:p w14:paraId="27611F6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6B66395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barangay staff to connect the barangay's official Facebook Page to PiaoConnect so that posted events can also be published publicly, and to disconnect it when no longer wanted.</w:t>
            </w:r>
          </w:p>
        </w:tc>
      </w:tr>
      <w:tr w:rsidR="00D50352" w:rsidRPr="009A1E73" w14:paraId="66C764ED" w14:textId="77777777">
        <w:tc>
          <w:tcPr>
            <w:tcW w:w="1450" w:type="dxa"/>
          </w:tcPr>
          <w:p w14:paraId="33CA710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6F73EC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1EBE2A07" w14:textId="77777777">
        <w:tc>
          <w:tcPr>
            <w:tcW w:w="1450" w:type="dxa"/>
          </w:tcPr>
          <w:p w14:paraId="0924154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2D48726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who want posted events to reach residents who follow the barangay's Facebook Page; barangay officials, who are accountable for what is posted under the barangay's name.</w:t>
            </w:r>
          </w:p>
        </w:tc>
      </w:tr>
      <w:tr w:rsidR="00D50352" w:rsidRPr="009A1E73" w14:paraId="3D2CB46D" w14:textId="77777777">
        <w:tc>
          <w:tcPr>
            <w:tcW w:w="1450" w:type="dxa"/>
          </w:tcPr>
          <w:p w14:paraId="1BA6A28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20AE920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is logged in with the appropriate role and has access to the barangay's Facebook Page credentials.</w:t>
            </w:r>
          </w:p>
        </w:tc>
      </w:tr>
      <w:tr w:rsidR="00D50352" w:rsidRPr="009A1E73" w14:paraId="207B043F" w14:textId="77777777">
        <w:tc>
          <w:tcPr>
            <w:tcW w:w="1450" w:type="dxa"/>
          </w:tcPr>
          <w:p w14:paraId="343AA55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2142BCA9"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opens Integrations and selects Facebook.</w:t>
            </w:r>
          </w:p>
        </w:tc>
      </w:tr>
      <w:tr w:rsidR="00D50352" w:rsidRPr="009A1E73" w14:paraId="2943DBEC" w14:textId="77777777">
        <w:tc>
          <w:tcPr>
            <w:tcW w:w="1450" w:type="dxa"/>
          </w:tcPr>
          <w:p w14:paraId="436BCE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B3AC60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events chosen for public posting appear on the connected Facebook Page, and staff can verify at any time whether the connection is active.</w:t>
            </w:r>
          </w:p>
        </w:tc>
      </w:tr>
      <w:tr w:rsidR="00D50352" w:rsidRPr="009A1E73" w14:paraId="0C32ECB7" w14:textId="77777777">
        <w:tc>
          <w:tcPr>
            <w:tcW w:w="7190" w:type="dxa"/>
            <w:gridSpan w:val="2"/>
          </w:tcPr>
          <w:p w14:paraId="1D96E60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3387ED48" w14:textId="77777777">
        <w:tc>
          <w:tcPr>
            <w:tcW w:w="7190" w:type="dxa"/>
            <w:gridSpan w:val="2"/>
          </w:tcPr>
          <w:p w14:paraId="4E5747C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Barangay staff opens the Facebook integration settings.</w:t>
            </w:r>
          </w:p>
        </w:tc>
      </w:tr>
      <w:tr w:rsidR="00D50352" w:rsidRPr="009A1E73" w14:paraId="7C285DF2" w14:textId="77777777">
        <w:tc>
          <w:tcPr>
            <w:tcW w:w="7190" w:type="dxa"/>
            <w:gridSpan w:val="2"/>
          </w:tcPr>
          <w:p w14:paraId="29B13B8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shows the current connection status.</w:t>
            </w:r>
          </w:p>
        </w:tc>
      </w:tr>
      <w:tr w:rsidR="00D50352" w:rsidRPr="009A1E73" w14:paraId="655D6CBA" w14:textId="77777777">
        <w:tc>
          <w:tcPr>
            <w:tcW w:w="7190" w:type="dxa"/>
            <w:gridSpan w:val="2"/>
          </w:tcPr>
          <w:p w14:paraId="70FD52A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Staff supplies the barangay Facebook Page's access token and connects it.</w:t>
            </w:r>
          </w:p>
        </w:tc>
      </w:tr>
      <w:tr w:rsidR="00D50352" w:rsidRPr="009A1E73" w14:paraId="5BABC8A2" w14:textId="77777777">
        <w:tc>
          <w:tcPr>
            <w:tcW w:w="7190" w:type="dxa"/>
            <w:gridSpan w:val="2"/>
          </w:tcPr>
          <w:p w14:paraId="2DB9E71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system verifies the token and stores the connection.</w:t>
            </w:r>
          </w:p>
        </w:tc>
      </w:tr>
      <w:tr w:rsidR="00D50352" w:rsidRPr="009A1E73" w14:paraId="60B8108F" w14:textId="77777777">
        <w:tc>
          <w:tcPr>
            <w:tcW w:w="7190" w:type="dxa"/>
            <w:gridSpan w:val="2"/>
          </w:tcPr>
          <w:p w14:paraId="7EC15E6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When staff subsequently post a barangay event (UC-7), the system also publishes it to the connected Facebook Page.</w:t>
            </w:r>
          </w:p>
        </w:tc>
      </w:tr>
      <w:tr w:rsidR="00D50352" w:rsidRPr="009A1E73" w14:paraId="67C727A3" w14:textId="77777777">
        <w:tc>
          <w:tcPr>
            <w:tcW w:w="7190" w:type="dxa"/>
            <w:gridSpan w:val="2"/>
          </w:tcPr>
          <w:p w14:paraId="50C873E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 Staff may disconnect the integration at any time.</w:t>
            </w:r>
          </w:p>
        </w:tc>
      </w:tr>
      <w:tr w:rsidR="00D50352" w:rsidRPr="009A1E73" w14:paraId="582D87FD" w14:textId="77777777">
        <w:tc>
          <w:tcPr>
            <w:tcW w:w="7190" w:type="dxa"/>
            <w:gridSpan w:val="2"/>
          </w:tcPr>
          <w:p w14:paraId="1CAE459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044DE03C" w14:textId="77777777">
        <w:tc>
          <w:tcPr>
            <w:tcW w:w="7190" w:type="dxa"/>
            <w:gridSpan w:val="2"/>
          </w:tcPr>
          <w:p w14:paraId="07C2DAD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The supplied access token is invalid or expired: the system rejects the connection attempt and reports the error rather than storing a broken token.</w:t>
            </w:r>
          </w:p>
        </w:tc>
      </w:tr>
      <w:tr w:rsidR="00D50352" w:rsidRPr="009A1E73" w14:paraId="4DEF4B7B" w14:textId="77777777">
        <w:tc>
          <w:tcPr>
            <w:tcW w:w="7190" w:type="dxa"/>
            <w:gridSpan w:val="2"/>
          </w:tcPr>
          <w:p w14:paraId="1B6C76A6"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5a. Publishing to Facebook fails at post time (for example, a revoked token): the system still creates the event and its in-app notifications, and records the publishing failure without blocking the event from being posted.</w:t>
            </w:r>
          </w:p>
        </w:tc>
      </w:tr>
    </w:tbl>
    <w:p w14:paraId="1BFBD99C" w14:textId="29E2556F"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34</w:t>
      </w:r>
    </w:p>
    <w:p w14:paraId="36D8D704" w14:textId="77777777"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24 Narrative: View Activity Logs (UC-24)</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66237E5C" w14:textId="77777777">
        <w:tc>
          <w:tcPr>
            <w:tcW w:w="7190" w:type="dxa"/>
            <w:gridSpan w:val="2"/>
            <w:shd w:val="clear" w:color="auto" w:fill="17365D" w:themeFill="text2" w:themeFillShade="BF"/>
          </w:tcPr>
          <w:p w14:paraId="4583369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View Activity Logs (UC-24)</w:t>
            </w:r>
          </w:p>
        </w:tc>
      </w:tr>
      <w:tr w:rsidR="00D50352" w:rsidRPr="009A1E73" w14:paraId="25E75742" w14:textId="77777777">
        <w:tc>
          <w:tcPr>
            <w:tcW w:w="1450" w:type="dxa"/>
          </w:tcPr>
          <w:p w14:paraId="3F6BC24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2D7434E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31B1DE50" w14:textId="77777777">
        <w:tc>
          <w:tcPr>
            <w:tcW w:w="1450" w:type="dxa"/>
          </w:tcPr>
          <w:p w14:paraId="0A0DB44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7841800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7F51D422" w14:textId="77777777">
        <w:tc>
          <w:tcPr>
            <w:tcW w:w="1450" w:type="dxa"/>
          </w:tcPr>
          <w:p w14:paraId="34A5DC1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4822732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Give barangay staff a searchable, chronological record of significant actions taken in the system -- creating, archiving, and restoring records; releasing inventory; recording expenses; and similar actions -- for accountability and troubleshooting.</w:t>
            </w:r>
          </w:p>
        </w:tc>
      </w:tr>
      <w:tr w:rsidR="00D50352" w:rsidRPr="009A1E73" w14:paraId="51E88AF3" w14:textId="77777777">
        <w:tc>
          <w:tcPr>
            <w:tcW w:w="1450" w:type="dxa"/>
          </w:tcPr>
          <w:p w14:paraId="62915E8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552D2E68"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09DEFBC0" w14:textId="77777777">
        <w:tc>
          <w:tcPr>
            <w:tcW w:w="1450" w:type="dxa"/>
          </w:tcPr>
          <w:p w14:paraId="3A301E2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4DDDE7BD"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and officials, who need to know who made a given change and when, especially when reviewing a disputed or unexpected record.</w:t>
            </w:r>
          </w:p>
        </w:tc>
      </w:tr>
      <w:tr w:rsidR="00D50352" w:rsidRPr="009A1E73" w14:paraId="2F22EAD4" w14:textId="77777777">
        <w:tc>
          <w:tcPr>
            <w:tcW w:w="1450" w:type="dxa"/>
          </w:tcPr>
          <w:p w14:paraId="7FCCF464"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1D591F5E"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is logged in with the appropriate role.</w:t>
            </w:r>
          </w:p>
        </w:tc>
      </w:tr>
      <w:tr w:rsidR="00D50352" w:rsidRPr="009A1E73" w14:paraId="4DAFC734" w14:textId="77777777">
        <w:tc>
          <w:tcPr>
            <w:tcW w:w="1450" w:type="dxa"/>
          </w:tcPr>
          <w:p w14:paraId="322FFD4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0E99F1A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selects Activity Logs from the dashboard.</w:t>
            </w:r>
          </w:p>
        </w:tc>
      </w:tr>
      <w:tr w:rsidR="00D50352" w:rsidRPr="009A1E73" w14:paraId="3EDB66C3" w14:textId="77777777">
        <w:tc>
          <w:tcPr>
            <w:tcW w:w="1450" w:type="dxa"/>
          </w:tcPr>
          <w:p w14:paraId="48F6258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65B18A0"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Staff can locate the specific staff action they are looking for, narrowed by date, module, or keyword.</w:t>
            </w:r>
          </w:p>
        </w:tc>
      </w:tr>
      <w:tr w:rsidR="00D50352" w:rsidRPr="009A1E73" w14:paraId="33754B97" w14:textId="77777777">
        <w:tc>
          <w:tcPr>
            <w:tcW w:w="7190" w:type="dxa"/>
            <w:gridSpan w:val="2"/>
          </w:tcPr>
          <w:p w14:paraId="54E4CE5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09820468" w14:textId="77777777">
        <w:tc>
          <w:tcPr>
            <w:tcW w:w="7190" w:type="dxa"/>
            <w:gridSpan w:val="2"/>
          </w:tcPr>
          <w:p w14:paraId="59F3DA8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Barangay staff selects Activity Logs.</w:t>
            </w:r>
          </w:p>
        </w:tc>
      </w:tr>
      <w:tr w:rsidR="00D50352" w:rsidRPr="009A1E73" w14:paraId="37A92020" w14:textId="77777777">
        <w:tc>
          <w:tcPr>
            <w:tcW w:w="7190" w:type="dxa"/>
            <w:gridSpan w:val="2"/>
          </w:tcPr>
          <w:p w14:paraId="159756A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displays the most recent entries across all modules, each showing the staff member, the action taken, the affected module, and a description.</w:t>
            </w:r>
          </w:p>
        </w:tc>
      </w:tr>
      <w:tr w:rsidR="00D50352" w:rsidRPr="009A1E73" w14:paraId="6D3CD077" w14:textId="77777777">
        <w:tc>
          <w:tcPr>
            <w:tcW w:w="7190" w:type="dxa"/>
            <w:gridSpan w:val="2"/>
          </w:tcPr>
          <w:p w14:paraId="13FA461A"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Staff filters the list by date or module, or searches by keyword such as a resident's name or staff user code.</w:t>
            </w:r>
          </w:p>
        </w:tc>
      </w:tr>
      <w:tr w:rsidR="00D50352" w:rsidRPr="009A1E73" w14:paraId="5AAAED47" w14:textId="77777777">
        <w:tc>
          <w:tcPr>
            <w:tcW w:w="7190" w:type="dxa"/>
            <w:gridSpan w:val="2"/>
          </w:tcPr>
          <w:p w14:paraId="7ABC02CB"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system narrows the list to matching entries.</w:t>
            </w:r>
          </w:p>
        </w:tc>
      </w:tr>
      <w:tr w:rsidR="00D50352" w:rsidRPr="009A1E73" w14:paraId="5A8BA4D6" w14:textId="77777777">
        <w:tc>
          <w:tcPr>
            <w:tcW w:w="7190" w:type="dxa"/>
            <w:gridSpan w:val="2"/>
          </w:tcPr>
          <w:p w14:paraId="2BD16F0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Staff may open Today's Activity to review only the current day's actions.</w:t>
            </w:r>
          </w:p>
        </w:tc>
      </w:tr>
      <w:tr w:rsidR="00D50352" w:rsidRPr="009A1E73" w14:paraId="2E9DB3B9" w14:textId="77777777">
        <w:tc>
          <w:tcPr>
            <w:tcW w:w="7190" w:type="dxa"/>
            <w:gridSpan w:val="2"/>
          </w:tcPr>
          <w:p w14:paraId="566BA573"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561A1306" w14:textId="77777777">
        <w:tc>
          <w:tcPr>
            <w:tcW w:w="7190" w:type="dxa"/>
            <w:gridSpan w:val="2"/>
          </w:tcPr>
          <w:p w14:paraId="1DDD028F"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1a. The requesting account is a resident rather than staff: the system denies access to the activity log.</w:t>
            </w:r>
          </w:p>
        </w:tc>
      </w:tr>
      <w:tr w:rsidR="00D50352" w:rsidRPr="009A1E73" w14:paraId="359D44E1" w14:textId="77777777">
        <w:tc>
          <w:tcPr>
            <w:tcW w:w="7190" w:type="dxa"/>
            <w:gridSpan w:val="2"/>
          </w:tcPr>
          <w:p w14:paraId="40346D77"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The search matches no entries: the system displays a clear no-results message rather than an empty table.</w:t>
            </w:r>
          </w:p>
        </w:tc>
      </w:tr>
    </w:tbl>
    <w:p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35</w:t>
      </w:r>
    </w:p>
    <w:p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25 Narrative: Change Password (UC-25)</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tc>
          <w:tcPr>
            <w:tcW w:w="7190" w:type="dxa"/>
            <w:gridSpan w:val="2"/>
            <w:shd w:val="clear" w:color="auto" w:fill="17365D" w:themeFill="text2" w:themeFillShade="BF"/>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Change Password (UC-25)</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a logged-in resident, member, or barangay staff user to replace their own password with a new one that satisfies the system’s strong-password policy.</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Resident/Member, Barangay Staff</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Residents, members, and barangay staff, who need their accounts protected from guessing and misuse, and Barangay Piao, which is responsible for safeguarding personal data under the Data Privacy Act of 2012.</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user is logged in (UC-1).</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user selects Change Password from their profile or account menu.</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new password is validated, stored only as a hash, and used for the user’s next login; the previous password no longer works.</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The user selects Change Password.</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displays a form with a New Password field and a Confirm Password field, each with a show/hide toggle.</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As the user types, the system displays a live checklist of the policy rules (8 to 64 characters, an uppercase letter, a lowercase letter, a digit, a special character, and no spaces) showing which are met.</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user enters and confirms the new password and submits the form.</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system validates the password against the policy on the server and checks that both entries match.</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 The system stores the new password as a hash and confirms that the password was changed.</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5a. The new password breaks one or more policy rules: the system rejects it, lists the rules that failed, and keeps the existing password.</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5b. The two entries do not match: the system rejects the change and asks the user to re-enter the confirmation.</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6a. Staff changes a resident’s password while editing that resident’s record (UC-3): the same policy is applied and only the hashed value is stored.</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6b. The password was reset by the Head Staff (UC-30) and the user is signing in with the temporary password: the system opens this form before any other page, and the user must set a new password before continuing.</w:t>
            </w:r>
          </w:p>
        </w:tc>
      </w:tr>
    </w:tbl>
    <w:p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36</w:t>
      </w:r>
    </w:p>
    <w:p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26 Narrative: Manage Name Suffixes (UC-26)</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tc>
          <w:tcPr>
            <w:tcW w:w="7190" w:type="dxa"/>
            <w:gridSpan w:val="2"/>
            <w:shd w:val="clear" w:color="auto" w:fill="17365D" w:themeFill="text2" w:themeFillShade="BF"/>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Manage Name Suffixes (UC-26)</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Let barangay staff maintain the list of name suffixes (for example Jr., Sr., and III) offered in the resident forms so that names are encoded consistently on every device.</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Staff who encode residents and need consistent names, and residents whose full names must be recorded correctly.</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is logged in (UC-1) and has the Add Resident or Edit Resident form open.</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Staff opens the Suffix dropdown in a resident form and chooses to add or remove an entry.</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suffix list is updated in the database, is visible on every staff device, the change is written to the activity log, and staff sees a success message.</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Staff opens the Suffix dropdown in the Add Resident or Edit Resident form.</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lists the saved suffixes, each with a remove (×) control, together with a field for adding a new suffix.</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Staff types a new suffix of up to ten characters and chooses Add.</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system asks staff to confirm that the suffix should be added.</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Staff confirms, and the system saves the suffix at the end of the list, records the action in the activity log, and displays a success message.</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 To remove a suffix, staff selects the × beside it; the system asks for confirmation, deletes the entry once staff confirms, and displays a success message.</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The entry is empty or longer than ten characters: the system rejects it and shows a validation message.</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3b. The suffix already exists (the comparison ignores upper and lower case): the system rejects it and names the duplicate.</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4a. Staff cancels the confirmation: nothing is changed and the dropdown stays as it was.</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6a. Residents already saved with the removed suffix keep it, because removal only trims the dropdown list.</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1a. The requesting account is a resident rather than staff: the system denies the change.</w:t>
            </w:r>
          </w:p>
        </w:tc>
      </w:tr>
    </w:tbl>
    <w:p w:rsidR="00D50352" w:rsidRPr="009A1E73" w:rsidRDefault="00000000">
      <w:pPr>
        <w:spacing w:before="200"/>
        <w:rPr>
          <w:rFonts w:ascii="Times New Roman" w:eastAsia="Times New Roman" w:hAnsi="Times New Roman" w:cs="Times New Roman"/>
          <w:sz w:val="24"/>
          <w:szCs w:val="24"/>
        </w:rPr>
      </w:pPr>
      <w:r>
        <w:rPr>
          <w:rFonts w:ascii="Times New Roman" w:eastAsia="Times New Roman" w:hAnsi="Times New Roman" w:cs="Times New Roman"/>
          <w:b/>
          <w:sz w:val="24"/>
          <w:szCs w:val="24"/>
        </w:rPr>
        <w:t xml:space="preserve">Table 37</w:t>
      </w:r>
    </w:p>
    <w:p w:rsidR="00D50352" w:rsidRPr="009A1E73" w:rsidRDefault="00000000">
      <w:pPr>
        <w:spacing w:after="120"/>
        <w:rPr>
          <w:rFonts w:ascii="Times New Roman" w:eastAsia="Times New Roman" w:hAnsi="Times New Roman" w:cs="Times New Roman"/>
          <w:sz w:val="24"/>
          <w:szCs w:val="24"/>
        </w:rPr>
      </w:pPr>
      <w:r>
        <w:rPr>
          <w:rFonts w:ascii="Times New Roman" w:eastAsia="Times New Roman" w:hAnsi="Times New Roman" w:cs="Times New Roman"/>
          <w:i/>
          <w:sz w:val="24"/>
          <w:szCs w:val="24"/>
        </w:rPr>
        <w:t xml:space="preserve">Use Case 27 Narrative: Generate Event Report (UC-27)</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tc>
          <w:tcPr>
            <w:tcW w:w="7190" w:type="dxa"/>
            <w:gridSpan w:val="2"/>
            <w:shd w:val="clear" w:color="auto" w:fill="17365D" w:themeFill="text2" w:themeFillShade="BF"/>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Generate Event Report (UC-27)</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Let barangay staff produce a printable, PDF, or Word report for one event directly from its detail view, using the same Print &amp; Export Options as the system-wide reports (UC-10).</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officials who need a record of a single event’s attendance and details for filing or reporting.</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 is logged in (UC-1) and an event is open in the Events detail view.</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Staff selects Generate Report (to print) or the Download icon on the event’s Overview tab.</w:t>
            </w:r>
          </w:p>
        </w:tc>
      </w:tr>
      <w:tr w:rsidR="00D50352" w:rsidRPr="009A1E73">
        <w:tc>
          <w:tcPr>
            <w:tcW w:w="145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 report limited to the chosen event is produced in the selected format and contains only the sections staff picked.</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Staff opens an event and selects Generate Report or the Download icon.</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displays Print &amp; Export Options listing the sections that can be included: summary, age breakdown, event details, attendee records, and the opening message.</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3. Staff ticks the sections to include and, if attendee records are ticked, chooses whether to list all, present (anyone who scanned in or out), or absent members.</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 Staff chooses Print, which opens the report in the browser’s print dialog on a computer (or as a PDF on a phone or tablet), or chooses Download as PDF or Word.</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For a download, the system asks staff to confirm; staff confirms.</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6. The system builds the report for that event only, with the barangay letterhead, the opening message, the selected sections, and the signature block; attendee rows are labeled Complete, Incomplete, or Absent (Expected for an upcoming event), and the report is delivered.</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7. After a download, the system displays a message confirming that the file was downloaded.</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No section is selected: the Print and Download buttons stay disabled and the dialog asks staff to pick at least one section.</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4a. The browser cannot open the print dialog: the system downloads the PDF instead.</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6a. The report cannot be generated: the system shows an error message and staff can try again.</w:t>
            </w:r>
          </w:p>
        </w:tc>
      </w:tr>
      <w:tr w:rsidR="00D50352" w:rsidRPr="009A1E73">
        <w:tc>
          <w:tcPr>
            <w:tcW w:w="7190" w:type="dxa"/>
            <w:gridSpan w:val="2"/>
          </w:tcPr>
          <w:p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1a. The event has no attendance records yet: the attendee section shows a “no attendees” note instead of a table.</w:t>
            </w:r>
          </w:p>
        </w:tc>
      </w:tr>
    </w:tbl>
    <w:p w14:paraId="13F36F41" w14:textId="77777777" w:rsidR="00D50352" w:rsidRPr="009A1E73" w:rsidRDefault="00D50352">
      <w:pPr>
        <w:spacing w:after="120"/>
        <w:rPr>
          <w:rFonts w:ascii="Times New Roman" w:hAnsi="Times New Roman" w:cs="Times New Roman"/>
          <w:sz w:val="24"/>
          <w:szCs w:val="24"/>
        </w:rPr>
      </w:pPr>
    </w:p>
    <w:p w14:paraId="1BCFD81A" w14:textId="2253E9C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38</w:t>
      </w:r>
    </w:p>
    <w:p w14:paraId="0FA21A11"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 xml:space="preserve">Use Case 28 Narrative: Respond to Member Feedback (UC-28)</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C3488D6" w14:textId="77777777" w:rsidTr="009630A4">
        <w:tc>
          <w:tcPr>
            <w:tcW w:w="7190" w:type="dxa"/>
            <w:gridSpan w:val="2"/>
            <w:shd w:val="clear" w:color="auto" w:fill="17365D" w:themeFill="text2" w:themeFillShade="BF"/>
          </w:tcPr>
          <w:p w14:paraId="58CEAF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Respond to Member Feedback (UC-28)</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barangay staff to read the ratings and absence reasons members sent for an event and answer them with a heart and a reply.</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Members, who want to know their feedback was read; barangay staff, who use it to improve events.</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staff member is logged in (UC-1) and at least one member has submitted a rating or an absence reason (UC-16).</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staff member opens a feedback alert from the bell or the Notifications page, or opens the Feedback tab of an event.</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entry carries the staff heart and/or reply, and the member has been notified (UC-15).</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The staff member opens the Feedback tab of an event; opening it from an alert goes straight to the Ratings or the Non-attendance tab it belongs to.</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lists each rating with its comment, or each reason with a count per reason, as a comment with the member’s name and an “Edited” label where the entry was changed.</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The staff member selects Like on an entry.</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system records the heart and, the first time, notifies the member.</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staff member selects Reply, types an answer of up to 500 characters, and sends it.</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 The system stores the reply with the name of the staff member and the time, and notifies the member, with a pop-up and a chime if the member is signed in.</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The staff member selects Like again: the system removes the heart and does not notify the member.</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5a. The staff member edits or deletes their own reply: the system updates or removes it; deleting it also removes any heart the member gave the reply.</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5b. The reply is empty or longer than 500 characters: the system refuses it.</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6a. The member hearts the reply: the system alerts the staff member who wrote it, in the bell and in the Feedback list of the Notifications page, which can be filtered by All types, Ratings, or Non-attendance.</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2a. The staff member selects the “Edited” label: the system shows the edit history of that entry (UC-16, 5a).</w:t>
            </w:r>
          </w:p>
        </w:tc>
      </w:tr>
    </w:tbl>
    <w:p w14:paraId="13F36F41" w14:textId="77777777" w:rsidR="00D50352" w:rsidRPr="009A1E73" w:rsidRDefault="00D50352">
      <w:pPr>
        <w:spacing w:after="120"/>
        <w:rPr>
          <w:rFonts w:ascii="Times New Roman" w:hAnsi="Times New Roman" w:cs="Times New Roman"/>
          <w:sz w:val="24"/>
          <w:szCs w:val="24"/>
        </w:rPr>
      </w:pPr>
    </w:p>
    <w:p w14:paraId="1BCFD81A" w14:textId="2253E9C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39</w:t>
      </w:r>
    </w:p>
    <w:p w14:paraId="0FA21A11"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 xml:space="preserve">Use Case 29 Narrative: Configure Feedback Rules (UC-29)</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C3488D6" w14:textId="77777777" w:rsidTr="009630A4">
        <w:tc>
          <w:tcPr>
            <w:tcW w:w="7190" w:type="dxa"/>
            <w:gridSpan w:val="2"/>
            <w:shd w:val="clear" w:color="auto" w:fill="17365D" w:themeFill="text2" w:themeFillShade="BF"/>
          </w:tcPr>
          <w:p w14:paraId="58CEAF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Configure Feedback Rules (UC-29)</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the Head Staff to set how long feedback stays open after an event and how long a member may edit an entry after sending it.</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Head Staff</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Members, who need a fair window to give and fix their feedback; barangay staff, who need feedback that is timely and trustworthy.</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user is logged in (UC-1) as the Head Staff.</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Head Staff opens Feedback Rules under Settings, in the Configuration group.</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new values are saved, take effect for the next feedback entry, and the change is written to the activity log.</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The Head Staff opens Feedback Rules.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shows the two rules with their current values: close feedback this many hours after the event ends (default 12), and allow edits for this many minutes after the first submit (default 30).</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The Head Staff changes one or both values.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system asks the Head Staff to re-enter their password.</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Head Staff enters the password and saves.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 The system validates the values, stores them as application settings, and records the change in the activity log.</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A value is outside the allowed range (1 to 720 hours, or 0 to 1,440 minutes): the system rejects it and keeps the current values.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5a. The password is wrong: the system refuses the change and keeps the current values.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1a. The user is a staff member but not the Head Staff: the system does not show the page, and refuses the change if it is requested.</w:t>
            </w:r>
          </w:p>
        </w:tc>
      </w:tr>
    </w:tbl>
    <w:p w14:paraId="13F36F41" w14:textId="77777777" w:rsidR="00D50352" w:rsidRPr="009A1E73" w:rsidRDefault="00D50352">
      <w:pPr>
        <w:spacing w:after="120"/>
        <w:rPr>
          <w:rFonts w:ascii="Times New Roman" w:hAnsi="Times New Roman" w:cs="Times New Roman"/>
          <w:sz w:val="24"/>
          <w:szCs w:val="24"/>
        </w:rPr>
      </w:pPr>
    </w:p>
    <w:p w14:paraId="1BCFD81A" w14:textId="2253E9C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40</w:t>
      </w:r>
    </w:p>
    <w:p w14:paraId="0FA21A11"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 xml:space="preserve">Use Case 30 Narrative: Manage Staff Accounts (UC-30)</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C3488D6" w14:textId="77777777" w:rsidTr="009630A4">
        <w:tc>
          <w:tcPr>
            <w:tcW w:w="7190" w:type="dxa"/>
            <w:gridSpan w:val="2"/>
            <w:shd w:val="clear" w:color="auto" w:fill="17365D" w:themeFill="text2" w:themeFillShade="BF"/>
          </w:tcPr>
          <w:p w14:paraId="58CEAF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Manage Staff Accounts (UC-30)</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the Head Staff to decide who has Staff access and to keep staff accounts safe.</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Head Staff</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Piao, which must protect resident records from misuse; staff members, who need their own accounts to stay secure.</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user is logged in (UC-1) as the Head Staff; for a promotion, the resident already has a portal account.</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Head Staff opens Staff Accounts.</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chosen change is applied after the Head Staff’s password was checked, the action is recorded in the activity log, and the affected staff member and the other staff receive a security alert (UC-35).</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The Head Staff opens Staff Accounts.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lists the staff with their position, last sign-in, whether two-step sign-in is on, the number of active sessions, and whether the account is suspended or must change its password.</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The Head Staff chooses an action: give Staff access to a resident, remove Staff access, suspend, reinstate, sign out of every device, or reset the password.</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system asks the Head Staff to re-enter their own password.</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Head Staff enters the password and confirms.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 The system applies the change, writes it to the activity log, and raises the security alerts.</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The Head Staff resets a password: the system creates a one-time temporary password and shows it to the Head Staff once, signs that staff member out everywhere, and requires a new password at the next sign-in (UC-1, 5b).</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3b. The Head Staff suspends an account: that staff member is signed out on their next request and cannot sign in until reinstated.</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3c. The Head Staff chooses their own account for removal, suspension, or reset: the system refuses; the Head Staff role must be transferred first (UC-31) and their own password is changed from their account (UC-25).</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5a. The password is wrong: the system refuses the action; repeated wrong attempts are limited.</w:t>
            </w:r>
          </w:p>
        </w:tc>
      </w:tr>
    </w:tbl>
    <w:p w14:paraId="13F36F41" w14:textId="77777777" w:rsidR="00D50352" w:rsidRPr="009A1E73" w:rsidRDefault="00D50352">
      <w:pPr>
        <w:spacing w:after="120"/>
        <w:rPr>
          <w:rFonts w:ascii="Times New Roman" w:hAnsi="Times New Roman" w:cs="Times New Roman"/>
          <w:sz w:val="24"/>
          <w:szCs w:val="24"/>
        </w:rPr>
      </w:pPr>
    </w:p>
    <w:p w14:paraId="1BCFD81A" w14:textId="2253E9C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41</w:t>
      </w:r>
    </w:p>
    <w:p w14:paraId="0FA21A11"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 xml:space="preserve">Use Case 31 Narrative: Transfer Head Staff Role (UC-31)</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C3488D6" w14:textId="77777777" w:rsidTr="009630A4">
        <w:tc>
          <w:tcPr>
            <w:tcW w:w="7190" w:type="dxa"/>
            <w:gridSpan w:val="2"/>
            <w:shd w:val="clear" w:color="auto" w:fill="17365D" w:themeFill="text2" w:themeFillShade="BF"/>
          </w:tcPr>
          <w:p w14:paraId="58CEAF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Transfer Head Staff Role (UC-31)</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the Head Staff to hand the Head Staff role to another staff member so that there is always exactly one Head Staff.</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Head Staff (offering) and Barangay Staff (accepting)</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Piao, which needs continuity when the Head Staff changes; all staff, who are told about the change.</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user is logged in (UC-1) as the Head Staff, and at least one other active staff member exists.</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Head Staff chooses Transfer Head Staff role in Staff Accounts.</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Head Staff role moves to the chosen staff member, only one Head Staff exists afterwards, and the transfer is recorded.</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The Head Staff chooses Transfer Head Staff role and selects an active staff member.</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asks for the Head Staff’s password, and the Head Staff confirms.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The system records a pending transfer that is valid for 48 hours, replaces any earlier pending transfer, and alerts the chosen staff member and all staff (UC-35).</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chosen staff member opens Staff Accounts and sees the offer.</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chosen staff member accepts it by entering their own password.</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 The system moves the Head Staff role, marks the transfer accepted, writes it to the activity log, and alerts all staff.</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The Head Staff cancels the transfer before it is accepted: the system marks it cancelled and the role stays where it is.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5a. The 48 hours pass: the system marks the transfer expired and the offer can no longer be accepted.</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5b. The offering account is no longer the Head Staff or has been suspended: the system cancels the transfer and tells the user it is no longer valid.</w:t>
            </w:r>
          </w:p>
        </w:tc>
      </w:tr>
    </w:tbl>
    <w:p w14:paraId="13F36F41" w14:textId="77777777" w:rsidR="00D50352" w:rsidRPr="009A1E73" w:rsidRDefault="00D50352">
      <w:pPr>
        <w:spacing w:after="120"/>
        <w:rPr>
          <w:rFonts w:ascii="Times New Roman" w:hAnsi="Times New Roman" w:cs="Times New Roman"/>
          <w:sz w:val="24"/>
          <w:szCs w:val="24"/>
        </w:rPr>
      </w:pPr>
    </w:p>
    <w:p w14:paraId="1BCFD81A" w14:textId="2253E9C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42</w:t>
      </w:r>
    </w:p>
    <w:p w14:paraId="0FA21A11"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 xml:space="preserve">Use Case 32 Narrative: Set Up Two-Step Verification (UC-32)</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C3488D6" w14:textId="77777777" w:rsidTr="009630A4">
        <w:tc>
          <w:tcPr>
            <w:tcW w:w="7190" w:type="dxa"/>
            <w:gridSpan w:val="2"/>
            <w:shd w:val="clear" w:color="auto" w:fill="17365D" w:themeFill="text2" w:themeFillShade="BF"/>
          </w:tcPr>
          <w:p w14:paraId="58CEAF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Set Up Two-Step Verification (UC-32)</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a staff member to protect their own account with a 6-digit code from an authenticator app in addition to the password.</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Staff members and Barangay Piao, who need protection even if a password is guessed or leaked.</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staff member is logged in (UC-1) and has an authenticator app on their phone.</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staff member chooses to turn on two-step sign-in in their account.</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authenticator secret is stored encrypted and confirmed, and every later sign-in of this account asks for a 6-digit code (UC-1, 4d).</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The staff member chooses to turn on two-step sign-in and enters their password.</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generates a secret and shows it as a QR code and a setup key.</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The staff member adds it to the authenticator app and types the first 6-digit code.</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system checks the code against the secret.</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system stores the secret encrypted, marks two-step sign-in as confirmed, and tells the staff member it is on.</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The code is wrong: the system rejects it and lets the staff member try again; too many wrong codes pause further tries for a while.</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1a. The staff member turns two-step sign-in off: the system asks for their password and removes the secret.</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1b. The phone is lost: the Head Staff recovers access with a recovery code (UC-34); for other staff, the Head Staff resets the account (UC-30).</w:t>
            </w:r>
          </w:p>
        </w:tc>
      </w:tr>
    </w:tbl>
    <w:p w14:paraId="13F36F41" w14:textId="77777777" w:rsidR="00D50352" w:rsidRPr="009A1E73" w:rsidRDefault="00D50352">
      <w:pPr>
        <w:spacing w:after="120"/>
        <w:rPr>
          <w:rFonts w:ascii="Times New Roman" w:hAnsi="Times New Roman" w:cs="Times New Roman"/>
          <w:sz w:val="24"/>
          <w:szCs w:val="24"/>
        </w:rPr>
      </w:pPr>
    </w:p>
    <w:p w14:paraId="1BCFD81A" w14:textId="2253E9C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43</w:t>
      </w:r>
    </w:p>
    <w:p w14:paraId="0FA21A11"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 xml:space="preserve">Use Case 33 Narrative: Generate Recovery Codes (UC-33)</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C3488D6" w14:textId="77777777" w:rsidTr="009630A4">
        <w:tc>
          <w:tcPr>
            <w:tcW w:w="7190" w:type="dxa"/>
            <w:gridSpan w:val="2"/>
            <w:shd w:val="clear" w:color="auto" w:fill="17365D" w:themeFill="text2" w:themeFillShade="BF"/>
          </w:tcPr>
          <w:p w14:paraId="58CEAF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Generate Recovery Codes (UC-33)</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the Head Staff to prepare single-use recovery codes that can restore Head Staff access if the password is forgotten.</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Head Staff</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Piao, which must not be locked out of its own records.</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user is logged in (UC-1) as the Head Staff.</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Head Staff chooses to create recovery codes in Staff Accounts.</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Eight new single-use codes exist, only their hashes are stored, any older codes stop working, and the creation is recorded and alerted.</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The Head Staff chooses to create recovery codes.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asks for the Head Staff’s password, and the Head Staff confirms.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The system creates eight random codes, stores only their hashes, and discards any earlier codes.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system shows the codes once.</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Head Staff copies or prints the codes and keeps them somewhere safe.</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 The system records the action in the activity log and raises a security alert (UC-35).</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2a. The password is wrong: the system refuses and creates nothing.</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5a. The Head Staff loses the codes: the Head Staff creates new ones, and the older ones no longer work.</w:t>
            </w:r>
          </w:p>
        </w:tc>
      </w:tr>
    </w:tbl>
    <w:p w14:paraId="13F36F41" w14:textId="77777777" w:rsidR="00D50352" w:rsidRPr="009A1E73" w:rsidRDefault="00D50352">
      <w:pPr>
        <w:spacing w:after="120"/>
        <w:rPr>
          <w:rFonts w:ascii="Times New Roman" w:hAnsi="Times New Roman" w:cs="Times New Roman"/>
          <w:sz w:val="24"/>
          <w:szCs w:val="24"/>
        </w:rPr>
      </w:pPr>
    </w:p>
    <w:p w14:paraId="1BCFD81A" w14:textId="2253E9C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44</w:t>
      </w:r>
    </w:p>
    <w:p w14:paraId="0FA21A11"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 xml:space="preserve">Use Case 34 Narrative: Recover Head Staff Access (UC-34)</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C3488D6" w14:textId="77777777" w:rsidTr="009630A4">
        <w:tc>
          <w:tcPr>
            <w:tcW w:w="7190" w:type="dxa"/>
            <w:gridSpan w:val="2"/>
            <w:shd w:val="clear" w:color="auto" w:fill="17365D" w:themeFill="text2" w:themeFillShade="BF"/>
          </w:tcPr>
          <w:p w14:paraId="58CEAF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Recover Head Staff Access (UC-34)</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the Head Staff to set a new password from the login page with a recovery code when the password has been forgotten.</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Head Staff</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Piao, which needs a way back in that cannot be used by anyone else.</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Head Staff created recovery codes earlier (UC-33) and still holds an unused one.</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Head Staff selects Recover Head Staff access on the login page.</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Head Staff password is replaced, the used code is marked used, the authenticator is cleared, every session is signed out, and the use is recorded.</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The Head Staff selects Recover Head Staff access on the login page.</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asks for the user code, a recovery code, and a new password entered twice.</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The Head Staff enters them and submits.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system checks the details and finds a matching unused code; attempts are limited to five every 15 minutes per network.</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system marks the code used, saves the new password as a hash, clears any lock and the authenticator, and signs out every session.</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6. The system confirms, writes the use to the activity log, and the Head Staff logs in with the new password (UC-1).</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4a. The details do not match: the system gives the same generic message whatever was wrong, so nothing is revealed about the account.</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4b. There were too many attempts: the system asks the user to wait 15 minutes.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The new password is weaker than the policy for the Head Staff (at least 12 characters): the system rejects it and lists the rules.</w:t>
            </w:r>
          </w:p>
        </w:tc>
      </w:tr>
    </w:tbl>
    <w:p w14:paraId="13F36F41" w14:textId="77777777" w:rsidR="00D50352" w:rsidRPr="009A1E73" w:rsidRDefault="00D50352">
      <w:pPr>
        <w:spacing w:after="120"/>
        <w:rPr>
          <w:rFonts w:ascii="Times New Roman" w:hAnsi="Times New Roman" w:cs="Times New Roman"/>
          <w:sz w:val="24"/>
          <w:szCs w:val="24"/>
        </w:rPr>
      </w:pPr>
    </w:p>
    <w:p w14:paraId="1BCFD81A" w14:textId="2253E9C9" w:rsidR="00D50352" w:rsidRPr="009A1E73" w:rsidRDefault="00000000">
      <w:pPr>
        <w:spacing w:before="200"/>
        <w:rPr>
          <w:rFonts w:ascii="Times New Roman" w:hAnsi="Times New Roman" w:cs="Times New Roman"/>
          <w:sz w:val="24"/>
          <w:szCs w:val="24"/>
        </w:rPr>
      </w:pPr>
      <w:r>
        <w:rPr>
          <w:rFonts w:ascii="Times New Roman" w:eastAsia="Times New Roman" w:hAnsi="Times New Roman" w:cs="Times New Roman"/>
          <w:b/>
          <w:sz w:val="24"/>
          <w:szCs w:val="24"/>
        </w:rPr>
        <w:t xml:space="preserve">Table 45</w:t>
      </w:r>
    </w:p>
    <w:p w14:paraId="0FA21A11" w14:textId="77777777" w:rsidR="00D50352" w:rsidRPr="009A1E73" w:rsidRDefault="00000000">
      <w:pPr>
        <w:spacing w:after="120"/>
        <w:rPr>
          <w:rFonts w:ascii="Times New Roman" w:hAnsi="Times New Roman" w:cs="Times New Roman"/>
          <w:sz w:val="24"/>
          <w:szCs w:val="24"/>
        </w:rPr>
      </w:pPr>
      <w:r>
        <w:rPr>
          <w:rFonts w:ascii="Times New Roman" w:eastAsia="Times New Roman" w:hAnsi="Times New Roman" w:cs="Times New Roman"/>
          <w:i/>
          <w:sz w:val="24"/>
          <w:szCs w:val="24"/>
        </w:rPr>
        <w:t xml:space="preserve">Use Case 35 Narrative: View Security Alerts (UC-35)</w:t>
      </w:r>
    </w:p>
    <w:tbl>
      <w:tblPr>
        <w:tblW w:w="864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50"/>
        <w:gridCol w:w="7190"/>
      </w:tblGrid>
      <w:tr w:rsidR="00D50352" w:rsidRPr="009A1E73" w14:paraId="0C3488D6" w14:textId="77777777" w:rsidTr="009630A4">
        <w:tc>
          <w:tcPr>
            <w:tcW w:w="7190" w:type="dxa"/>
            <w:gridSpan w:val="2"/>
            <w:shd w:val="clear" w:color="auto" w:fill="17365D" w:themeFill="text2" w:themeFillShade="BF"/>
          </w:tcPr>
          <w:p w14:paraId="58CEAFA1"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View Security Alerts (UC-35)</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Scope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PiaoConnect: An Integrated Web-Based Membership, Attendance, Event, and Resource Management System for Barangay Piao</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Level</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User Goal</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Goal in Context</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Allow a staff member to see alerts about the security of the staff accounts.</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Primary Actor</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Barangay Staff</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Stakeholders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Staff members, who need to notice something unusual quickly; the Head Staff, who is also told when an account is locked.</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Preconditions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staff member is logged in (UC-1).</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Triggers</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staff member opens the security alerts from the notification bell or their account menu.</w:t>
            </w:r>
          </w:p>
        </w:tc>
      </w:tr>
      <w:tr w:rsidR="00D50352" w:rsidRPr="009A1E73" w14:paraId="47F6D213" w14:textId="77777777">
        <w:tc>
          <w:tcPr>
            <w:tcW w:w="1450" w:type="dxa"/>
          </w:tcPr>
          <w:p w14:paraId="567228F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Success Guarantee</w:t>
            </w:r>
          </w:p>
        </w:tc>
        <w:tc>
          <w:tcPr>
            <w:tcW w:w="7190" w:type="dxa"/>
          </w:tcPr>
          <w:p w14:paraId="7499B662"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The staff member sees their newest alerts and can mark them as read.</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Main Success Scenario</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1. The staff member opens the security alerts.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 The system lists the newest alerts for that account with a title, a message, the time, and whether each is unread.</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 The staff member reads them, for example a sign-in from a new network, an account lock, a staff promotion or password reset, a Head Staff transfer, or new recovery codes.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4. The staff member marks one alert, or all alerts, as read.</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5. The system updates the unread count shown on the bell.</w:t>
            </w:r>
          </w:p>
        </w:tc>
      </w:tr>
      <w:tr w:rsidR="00D50352" w:rsidRPr="009A1E73" w14:paraId="7101B585" w14:textId="77777777">
        <w:tc>
          <w:tcPr>
            <w:tcW w:w="7190" w:type="dxa"/>
            <w:gridSpan w:val="2"/>
          </w:tcPr>
          <w:p w14:paraId="7444085C"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b/>
              </w:rPr>
              <w:t xml:space="preserve">Extensions</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2a. There are no alerts: the system says so.</w:t>
            </w:r>
          </w:p>
        </w:tc>
      </w:tr>
      <w:tr w:rsidR="00D50352" w:rsidRPr="009A1E73" w14:paraId="5CFC85C2" w14:textId="77777777">
        <w:tc>
          <w:tcPr>
            <w:tcW w:w="7190" w:type="dxa"/>
            <w:gridSpan w:val="2"/>
          </w:tcPr>
          <w:p w14:paraId="699D9225" w14:textId="77777777" w:rsidR="00D50352" w:rsidRPr="009A1E73" w:rsidRDefault="00000000">
            <w:pPr>
              <w:spacing w:before="40" w:after="40" w:line="240" w:lineRule="auto"/>
              <w:rPr>
                <w:rFonts w:ascii="Times New Roman" w:hAnsi="Times New Roman" w:cs="Times New Roman"/>
              </w:rPr>
            </w:pPr>
            <w:r>
              <w:rPr>
                <w:rFonts w:ascii="Times New Roman" w:eastAsia="Times New Roman" w:hAnsi="Times New Roman" w:cs="Times New Roman"/>
              </w:rPr>
              <w:t xml:space="preserve">3a. The staff member did not make the sign-in or change shown: they change their password (UC-25) and tell the Head Staff, who can sign the account out everywhere or reset it (UC-30).</w:t>
            </w:r>
          </w:p>
        </w:tc>
      </w:tr>
    </w:tbl>
    <w:p w:rsidR="007F6DA5" w:rsidRPr="009A1E73" w:rsidRDefault="007F6DA5">
      <w:pPr>
        <w:pStyle w:val="Heading2"/>
        <w:rPr>
          <w:sz w:val="24"/>
          <w:szCs w:val="24"/>
        </w:rPr>
      </w:pPr>
    </w:p>
    <w:p w14:paraId="7BFAC8D4" w14:textId="77777777" w:rsidR="007F6DA5" w:rsidRPr="009A1E73" w:rsidRDefault="007F6DA5">
      <w:pPr>
        <w:pStyle w:val="Heading2"/>
        <w:rPr>
          <w:sz w:val="24"/>
          <w:szCs w:val="24"/>
        </w:rPr>
      </w:pPr>
    </w:p>
    <w:p w14:paraId="6A962C29" w14:textId="397FEED9" w:rsidR="004C7925" w:rsidRPr="009A1E73" w:rsidRDefault="00000000">
      <w:pPr>
        <w:pStyle w:val="Heading2"/>
        <w:rPr>
          <w:sz w:val="24"/>
          <w:szCs w:val="24"/>
        </w:rPr>
      </w:pPr>
      <w:r>
        <w:rPr>
          <w:sz w:val="24"/>
          <w:szCs w:val="24"/>
        </w:rPr>
        <w:t>Testing and Evaluation Plan</w:t>
      </w:r>
    </w:p>
    <w:p w14:paraId="1E29030E" w14:textId="77777777" w:rsidR="004C7925" w:rsidRPr="009A1E73" w:rsidRDefault="00000000">
      <w:pPr>
        <w:spacing w:before="240" w:after="240" w:line="48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system will be tested and evaluated during the implementation phase in Capstone 2. Testing will proceed from unit testing of individual modules — such as QR code generation and validation, attendance recording, budget computation, SMS delivery logging, and password-policy validation — to integration testing across modules, and finally to user acceptance testing with Barangay Piao staff and a sample of resident volunteers. Consistent with the evaluation criteria stated in the objectives of this study, the quality of PiaoConnect will be assessed against five characteristics of the ISO/IEC 25010 software quality model [14]: functionality, usability, reliability, security, and efficiency — the same evaluation approach used in several of the reviewed related systems [7], [8], [12]. A </w:t>
        <w:lastRenderedPageBreak/>
        <w:t>structured evaluation instrument based on these five characteristics will be administered to barangay staff and resident respondents using a Likert-type scale; their ratings will be summarized and interpreted to determine whether PiaoConnect meets its acceptance criteria before it is turned over to Barangay Piao.</w:t>
      </w:r>
    </w:p>
    <w:p w14:paraId="4655B533" w14:textId="77777777" w:rsidR="00582039" w:rsidRPr="009A1E73" w:rsidRDefault="00582039">
      <w:pPr>
        <w:spacing w:before="240" w:after="240" w:line="480" w:lineRule="auto"/>
        <w:ind w:firstLine="720"/>
        <w:jc w:val="both"/>
        <w:rPr>
          <w:rFonts w:ascii="Times New Roman" w:eastAsia="Times New Roman" w:hAnsi="Times New Roman" w:cs="Times New Roman"/>
          <w:sz w:val="24"/>
          <w:szCs w:val="24"/>
        </w:rPr>
      </w:pPr>
    </w:p>
    <w:p w14:paraId="09B94D78" w14:textId="77777777" w:rsidR="00582039" w:rsidRPr="009A1E73" w:rsidRDefault="00582039">
      <w:pPr>
        <w:spacing w:before="240" w:after="240" w:line="480" w:lineRule="auto"/>
        <w:ind w:firstLine="720"/>
        <w:jc w:val="both"/>
        <w:rPr>
          <w:rFonts w:ascii="Times New Roman" w:eastAsia="Times New Roman" w:hAnsi="Times New Roman" w:cs="Times New Roman"/>
          <w:sz w:val="24"/>
          <w:szCs w:val="24"/>
        </w:rPr>
      </w:pPr>
    </w:p>
    <w:p w14:paraId="28C10BEF" w14:textId="77777777" w:rsidR="00582039" w:rsidRPr="009A1E73" w:rsidRDefault="00582039" w:rsidP="007A2D9F">
      <w:pPr>
        <w:spacing w:before="240" w:after="240" w:line="480" w:lineRule="auto"/>
        <w:jc w:val="both"/>
        <w:rPr>
          <w:rFonts w:ascii="Times New Roman" w:hAnsi="Times New Roman" w:cs="Times New Roman"/>
          <w:sz w:val="24"/>
          <w:szCs w:val="24"/>
        </w:rPr>
      </w:pPr>
    </w:p>
    <w:p w14:paraId="654B25CF"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1E5D33C9"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08B0E32C"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17936555"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6B659928"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3C1080FB"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4DE6BC5D"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37602DA1"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03F32899"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348A5674"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7632A55A" w14:textId="77777777" w:rsidR="00637F49" w:rsidRPr="009A1E73" w:rsidRDefault="00637F49" w:rsidP="007A2D9F">
      <w:pPr>
        <w:spacing w:before="240" w:after="240" w:line="480" w:lineRule="auto"/>
        <w:jc w:val="both"/>
        <w:rPr>
          <w:rFonts w:ascii="Times New Roman" w:hAnsi="Times New Roman" w:cs="Times New Roman"/>
          <w:sz w:val="24"/>
          <w:szCs w:val="24"/>
        </w:rPr>
      </w:pPr>
    </w:p>
    <w:p w14:paraId="7BCE1500" w14:textId="77777777" w:rsidR="004C7925" w:rsidRPr="009A1E73" w:rsidRDefault="00000000">
      <w:pPr>
        <w:pStyle w:val="Heading2"/>
        <w:rPr>
          <w:sz w:val="24"/>
          <w:szCs w:val="24"/>
        </w:rPr>
      </w:pPr>
      <w:bookmarkStart w:id="12" w:name="_j44bbdinduzs" w:colFirst="0" w:colLast="0"/>
      <w:bookmarkStart w:id="13" w:name="_8ytti5e91hne" w:colFirst="0" w:colLast="0"/>
      <w:bookmarkEnd w:id="12"/>
      <w:bookmarkEnd w:id="13"/>
      <w:r>
        <w:rPr>
          <w:sz w:val="24"/>
          <w:szCs w:val="24"/>
        </w:rPr>
        <w:lastRenderedPageBreak/>
        <w:t>References</w:t>
      </w:r>
    </w:p>
    <w:p w14:paraId="2C088BED"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 R. P. Bringula, M. A. D. Vale, J. A. Napolis, F. P. Oliva, and D. J. T. De La Serna, “E-Barangay: A framework for a web-based system for local communities and its usability,” </w:t>
      </w:r>
      <w:r>
        <w:rPr>
          <w:rFonts w:ascii="Times New Roman" w:eastAsia="Times New Roman" w:hAnsi="Times New Roman" w:cs="Times New Roman"/>
          <w:i/>
          <w:iCs/>
          <w:sz w:val="24"/>
          <w:szCs w:val="24"/>
        </w:rPr>
        <w:t>Procedia Computer Science</w:t>
      </w:r>
      <w:r>
        <w:rPr>
          <w:rFonts w:ascii="Times New Roman" w:eastAsia="Times New Roman" w:hAnsi="Times New Roman" w:cs="Times New Roman"/>
          <w:sz w:val="24"/>
          <w:szCs w:val="24"/>
        </w:rPr>
        <w:t>, vol. 197, pp. 573–580, 2022.</w:t>
      </w:r>
    </w:p>
    <w:p w14:paraId="4450005F"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5EECBE5D"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[2] J. T. Aliling, B. B. Santa Ana, and K. T. Soberano, “Digitalizing governance: A transformation on the processes of one community in the Philippines,”</w:t>
      </w:r>
      <w:r>
        <w:rPr>
          <w:rFonts w:ascii="Times New Roman" w:eastAsia="Times New Roman" w:hAnsi="Times New Roman" w:cs="Times New Roman"/>
          <w:i/>
          <w:iCs/>
          <w:sz w:val="24"/>
          <w:szCs w:val="24"/>
        </w:rPr>
        <w:t xml:space="preserve"> Zenodo</w:t>
      </w:r>
      <w:r>
        <w:rPr>
          <w:rFonts w:ascii="Times New Roman" w:eastAsia="Times New Roman" w:hAnsi="Times New Roman" w:cs="Times New Roman"/>
          <w:sz w:val="24"/>
          <w:szCs w:val="24"/>
        </w:rPr>
        <w:t>, 2025.</w:t>
      </w:r>
    </w:p>
    <w:p w14:paraId="2A9DFC89"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3B4FE9A0"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[3] D. J. B. Agripa and S. F. Astillero, “Development of employee attendance and management system using quick response (QR) code in Sorsogon State University,” </w:t>
      </w:r>
      <w:r>
        <w:rPr>
          <w:rFonts w:ascii="Times New Roman" w:eastAsia="Times New Roman" w:hAnsi="Times New Roman" w:cs="Times New Roman"/>
          <w:i/>
          <w:iCs/>
          <w:sz w:val="24"/>
          <w:szCs w:val="24"/>
        </w:rPr>
        <w:t>European Journal of Education Studies</w:t>
      </w:r>
      <w:r>
        <w:rPr>
          <w:rFonts w:ascii="Times New Roman" w:eastAsia="Times New Roman" w:hAnsi="Times New Roman" w:cs="Times New Roman"/>
          <w:sz w:val="24"/>
          <w:szCs w:val="24"/>
        </w:rPr>
        <w:t>, vol. 9, no. 7, pp. 345–361, 2022.</w:t>
      </w:r>
    </w:p>
    <w:p w14:paraId="0465D204"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03C271ED"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S. Raut, P. Bhure, P. Bariye, A. Nandeshwar, and J. Adhikari, “QR code-based attendance system,” </w:t>
      </w:r>
      <w:r>
        <w:rPr>
          <w:rFonts w:ascii="Times New Roman" w:eastAsia="Times New Roman" w:hAnsi="Times New Roman" w:cs="Times New Roman"/>
          <w:i/>
          <w:iCs/>
          <w:sz w:val="24"/>
          <w:szCs w:val="24"/>
        </w:rPr>
        <w:t>International Research Journal of Modernization in Engineering Technology and Science</w:t>
      </w:r>
      <w:r>
        <w:rPr>
          <w:rFonts w:ascii="Times New Roman" w:eastAsia="Times New Roman" w:hAnsi="Times New Roman" w:cs="Times New Roman"/>
          <w:sz w:val="24"/>
          <w:szCs w:val="24"/>
        </w:rPr>
        <w:t>, vol. 5, no. 6, pp. 425–429, Jun. 2023.</w:t>
      </w:r>
    </w:p>
    <w:p w14:paraId="36E71305"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5599398F"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[5] S. Pati, S. Bhanja, A. Majumder, S. Sahu, S. Banerjee, and G. Sen, “A novel QR code-based smart attendance tracking system,” in </w:t>
      </w:r>
      <w:r>
        <w:rPr>
          <w:rFonts w:ascii="Times New Roman" w:eastAsia="Times New Roman" w:hAnsi="Times New Roman" w:cs="Times New Roman"/>
          <w:i/>
          <w:iCs/>
          <w:sz w:val="24"/>
          <w:szCs w:val="24"/>
        </w:rPr>
        <w:t>Proc. 2023 7th Int. Conf. Electronics, Materials Engineering and Nano-Technology (IEMENTech)</w:t>
      </w:r>
      <w:r>
        <w:rPr>
          <w:rFonts w:ascii="Times New Roman" w:eastAsia="Times New Roman" w:hAnsi="Times New Roman" w:cs="Times New Roman"/>
          <w:sz w:val="24"/>
          <w:szCs w:val="24"/>
        </w:rPr>
        <w:t>, 2023.</w:t>
      </w:r>
    </w:p>
    <w:p w14:paraId="55B75966"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72420015"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[6] F. Y. Chowdhury, “Implementation of attendance management system utilizing fingerprint, QR code, and GPS technology in educational institutions,” </w:t>
      </w:r>
      <w:r>
        <w:rPr>
          <w:rFonts w:ascii="Times New Roman" w:eastAsia="Times New Roman" w:hAnsi="Times New Roman" w:cs="Times New Roman"/>
          <w:i/>
          <w:iCs/>
          <w:sz w:val="24"/>
          <w:szCs w:val="24"/>
        </w:rPr>
        <w:t>International Journal of Scientific Research (IJSR)</w:t>
      </w:r>
      <w:r>
        <w:rPr>
          <w:rFonts w:ascii="Times New Roman" w:eastAsia="Times New Roman" w:hAnsi="Times New Roman" w:cs="Times New Roman"/>
          <w:sz w:val="24"/>
          <w:szCs w:val="24"/>
        </w:rPr>
        <w:t>, vol. 12, no. 9, pp. 2016–2019, 2023.</w:t>
      </w:r>
    </w:p>
    <w:p w14:paraId="3578D732"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690A1D5D"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[7] U. M. Melendres and K. M. Aranda, “Development and evaluation of a web-based resident information management system,” </w:t>
      </w:r>
      <w:r>
        <w:rPr>
          <w:rFonts w:ascii="Times New Roman" w:eastAsia="Times New Roman" w:hAnsi="Times New Roman" w:cs="Times New Roman"/>
          <w:i/>
          <w:iCs/>
          <w:sz w:val="24"/>
          <w:szCs w:val="24"/>
        </w:rPr>
        <w:t>Journal of Computer Software Programming</w:t>
      </w:r>
      <w:r>
        <w:rPr>
          <w:rFonts w:ascii="Times New Roman" w:eastAsia="Times New Roman" w:hAnsi="Times New Roman" w:cs="Times New Roman"/>
          <w:sz w:val="24"/>
          <w:szCs w:val="24"/>
        </w:rPr>
        <w:t>, vol. 1, no. 1, pp. 14–22, 2024.</w:t>
      </w:r>
    </w:p>
    <w:p w14:paraId="115F0793"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44155CD1"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[8] M. J. G. Ballaran, M. J. M. Donaire, R. M. Singzon, S. M. Naz, D. V. Tanael, and C. J. Centeno, “Development and evaluation of web-based barangay profiling and issuance system using regression analysis,” </w:t>
      </w:r>
      <w:r>
        <w:rPr>
          <w:rFonts w:ascii="Times New Roman" w:eastAsia="Times New Roman" w:hAnsi="Times New Roman" w:cs="Times New Roman"/>
          <w:i/>
          <w:iCs/>
          <w:sz w:val="24"/>
          <w:szCs w:val="24"/>
        </w:rPr>
        <w:t>World Journal of Advanced Research and Review</w:t>
      </w:r>
      <w:r>
        <w:rPr>
          <w:rFonts w:ascii="Times New Roman" w:eastAsia="Times New Roman" w:hAnsi="Times New Roman" w:cs="Times New Roman"/>
          <w:sz w:val="24"/>
          <w:szCs w:val="24"/>
        </w:rPr>
        <w:t>, vol. 20, no. 3, pp. 60–72, 2023.</w:t>
      </w:r>
    </w:p>
    <w:p w14:paraId="23A2953D"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02968436"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[9] J. V. Enaño, K. P. Natividad, D. R. Pantoja, F. C. D. Ebi, J. V. Bautista, and D. Cura, “BarangayConnect: A web-based information portal for resident data, administrative services, and community records using data analytics and linear regression </w:t>
        <w:lastRenderedPageBreak/>
        <w:t xml:space="preserve">algorithms,” </w:t>
      </w:r>
      <w:r>
        <w:rPr>
          <w:rFonts w:ascii="Times New Roman" w:eastAsia="Times New Roman" w:hAnsi="Times New Roman" w:cs="Times New Roman"/>
          <w:i/>
          <w:iCs/>
          <w:sz w:val="24"/>
          <w:szCs w:val="24"/>
        </w:rPr>
        <w:t>International Journal of Research and Innovation in Social Science</w:t>
      </w:r>
      <w:r>
        <w:rPr>
          <w:rFonts w:ascii="Times New Roman" w:eastAsia="Times New Roman" w:hAnsi="Times New Roman" w:cs="Times New Roman"/>
          <w:sz w:val="24"/>
          <w:szCs w:val="24"/>
        </w:rPr>
        <w:t>, vol. 9, no. 10, pp. 1485–1497, Nov. 2025.</w:t>
      </w:r>
    </w:p>
    <w:p w14:paraId="619FE91B"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635ACDA1"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[10] F. M. Reyes, M. A. Abdulgani, M. F. Aliuden, J. M. Mantikayan, T. S. Guiamalon, S. G. Dilna, H. A. Mohamad, and S. Z. D. Nawal, “Event management system with SMS notification for Mindanao People's Care Foundation, Inc.,” </w:t>
      </w:r>
      <w:r>
        <w:rPr>
          <w:rFonts w:ascii="Times New Roman" w:eastAsia="Times New Roman" w:hAnsi="Times New Roman" w:cs="Times New Roman"/>
          <w:i/>
          <w:iCs/>
          <w:sz w:val="24"/>
          <w:szCs w:val="24"/>
        </w:rPr>
        <w:t>Psychology and Education: Multidisciplinary Journal</w:t>
      </w:r>
      <w:r>
        <w:rPr>
          <w:rFonts w:ascii="Times New Roman" w:eastAsia="Times New Roman" w:hAnsi="Times New Roman" w:cs="Times New Roman"/>
          <w:sz w:val="24"/>
          <w:szCs w:val="24"/>
        </w:rPr>
        <w:t>, vol. 3, no. 7, pp. 600–609, 2022.</w:t>
      </w:r>
    </w:p>
    <w:p w14:paraId="7EA0568F"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2D8F744E"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[11] G. P. Concepcion, “Language choice in Philippine government websites: Sociolinguistic issues and implications,”</w:t>
      </w:r>
      <w:r>
        <w:rPr>
          <w:rFonts w:ascii="Times New Roman" w:eastAsia="Times New Roman" w:hAnsi="Times New Roman" w:cs="Times New Roman"/>
          <w:i/>
          <w:iCs/>
          <w:sz w:val="24"/>
          <w:szCs w:val="24"/>
        </w:rPr>
        <w:t xml:space="preserve"> SUVANNABHUMI</w:t>
      </w:r>
      <w:r>
        <w:rPr>
          <w:rFonts w:ascii="Times New Roman" w:eastAsia="Times New Roman" w:hAnsi="Times New Roman" w:cs="Times New Roman"/>
          <w:sz w:val="24"/>
          <w:szCs w:val="24"/>
        </w:rPr>
        <w:t>, vol. 13, no. 1, pp. 35–64, Jan. 2021.</w:t>
      </w:r>
    </w:p>
    <w:p w14:paraId="09135CDE"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736DA482" w14:textId="77777777" w:rsidR="004C7925" w:rsidRPr="009A1E73" w:rsidRDefault="00000000">
      <w:pPr>
        <w:widowControl w:val="0"/>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[12] B. A. Anggoto, C. G. Gonzaga, T. J. S. Varona, and P. C. Encarnacion, “Kabataan-Konek: A barangay web-based youth information management system with data analytics,” </w:t>
      </w:r>
      <w:r>
        <w:rPr>
          <w:rFonts w:ascii="Times New Roman" w:eastAsia="Times New Roman" w:hAnsi="Times New Roman" w:cs="Times New Roman"/>
          <w:i/>
          <w:iCs/>
          <w:sz w:val="24"/>
          <w:szCs w:val="24"/>
        </w:rPr>
        <w:t>International Journal of Science and Applied Information Technology</w:t>
      </w:r>
      <w:r>
        <w:rPr>
          <w:rFonts w:ascii="Times New Roman" w:eastAsia="Times New Roman" w:hAnsi="Times New Roman" w:cs="Times New Roman"/>
          <w:sz w:val="24"/>
          <w:szCs w:val="24"/>
        </w:rPr>
        <w:t>, vol. 14, no. 3, pp. 27–30, May–Jun. 2025.</w:t>
      </w:r>
    </w:p>
    <w:p w14:paraId="5AB16872" w14:textId="77777777" w:rsidR="009630A4" w:rsidRPr="009A1E73" w:rsidRDefault="009630A4">
      <w:pPr>
        <w:widowControl w:val="0"/>
        <w:spacing w:after="200" w:line="240" w:lineRule="auto"/>
        <w:ind w:left="720" w:hanging="720"/>
        <w:rPr>
          <w:rFonts w:ascii="Times New Roman" w:eastAsia="Times New Roman" w:hAnsi="Times New Roman" w:cs="Times New Roman"/>
          <w:sz w:val="24"/>
          <w:szCs w:val="24"/>
        </w:rPr>
      </w:pPr>
    </w:p>
    <w:p w14:paraId="504CF6B4" w14:textId="77777777" w:rsidR="004C7925" w:rsidRPr="009A1E73" w:rsidRDefault="00000000">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[13] I. Sommerville,</w:t>
      </w:r>
      <w:r>
        <w:rPr>
          <w:rFonts w:ascii="Times New Roman" w:eastAsia="Times New Roman" w:hAnsi="Times New Roman" w:cs="Times New Roman"/>
          <w:i/>
          <w:iCs/>
          <w:sz w:val="24"/>
          <w:szCs w:val="24"/>
        </w:rPr>
        <w:t xml:space="preserve"> Software Engineering</w:t>
      </w:r>
      <w:r>
        <w:rPr>
          <w:rFonts w:ascii="Times New Roman" w:eastAsia="Times New Roman" w:hAnsi="Times New Roman" w:cs="Times New Roman"/>
          <w:sz w:val="24"/>
          <w:szCs w:val="24"/>
        </w:rPr>
        <w:t>, 10th ed. Boston, MA, USA: Pearson, 2016.</w:t>
      </w:r>
    </w:p>
    <w:p w14:paraId="2EC21BEE" w14:textId="77777777" w:rsidR="009630A4" w:rsidRPr="009A1E73" w:rsidRDefault="009630A4">
      <w:pPr>
        <w:spacing w:after="200" w:line="240" w:lineRule="auto"/>
        <w:ind w:left="720" w:hanging="720"/>
        <w:rPr>
          <w:rFonts w:ascii="Times New Roman" w:hAnsi="Times New Roman" w:cs="Times New Roman"/>
          <w:sz w:val="24"/>
          <w:szCs w:val="24"/>
        </w:rPr>
      </w:pPr>
    </w:p>
    <w:p w14:paraId="33A12B63" w14:textId="77777777" w:rsidR="004C7925" w:rsidRPr="009A1E73" w:rsidRDefault="00000000">
      <w:pPr>
        <w:spacing w:after="200" w:line="240" w:lineRule="auto"/>
        <w:ind w:left="720" w:hanging="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[14] International Organization for Standardization, </w:t>
      </w:r>
      <w:r>
        <w:rPr>
          <w:rFonts w:ascii="Times New Roman" w:eastAsia="Times New Roman" w:hAnsi="Times New Roman" w:cs="Times New Roman"/>
          <w:i/>
          <w:iCs/>
          <w:sz w:val="24"/>
          <w:szCs w:val="24"/>
        </w:rPr>
        <w:t>ISO/IEC 25010:2011 — Systems and Software Engineering — Systems and Software Quality Requirements and Evaluation (SQuaRE) — System and Software Quality Models, ISO/IEC,</w:t>
      </w:r>
      <w:r>
        <w:rPr>
          <w:rFonts w:ascii="Times New Roman" w:eastAsia="Times New Roman" w:hAnsi="Times New Roman" w:cs="Times New Roman"/>
          <w:sz w:val="24"/>
          <w:szCs w:val="24"/>
        </w:rPr>
        <w:t xml:space="preserve"> Geneva, Switzerland, 2011.</w:t>
      </w:r>
    </w:p>
    <w:p w14:paraId="59055E60" w14:textId="77777777" w:rsidR="009630A4" w:rsidRPr="009A1E73" w:rsidRDefault="009630A4">
      <w:pPr>
        <w:spacing w:after="200" w:line="240" w:lineRule="auto"/>
        <w:ind w:left="720" w:hanging="720"/>
        <w:rPr>
          <w:rFonts w:ascii="Times New Roman" w:hAnsi="Times New Roman" w:cs="Times New Roman"/>
          <w:sz w:val="24"/>
          <w:szCs w:val="24"/>
        </w:rPr>
      </w:pPr>
    </w:p>
    <w:p w14:paraId="490A4031" w14:textId="77777777" w:rsidR="004C7925" w:rsidRPr="009A1E73" w:rsidRDefault="00000000">
      <w:pPr>
        <w:spacing w:after="200" w:line="240" w:lineRule="auto"/>
        <w:ind w:left="720" w:hanging="720"/>
        <w:rPr>
          <w:rFonts w:ascii="Times New Roman" w:hAnsi="Times New Roman" w:cs="Times New Roman"/>
          <w:sz w:val="24"/>
          <w:szCs w:val="24"/>
        </w:rPr>
      </w:pPr>
      <w:r>
        <w:rPr>
          <w:rFonts w:ascii="Times New Roman" w:eastAsia="Times New Roman" w:hAnsi="Times New Roman" w:cs="Times New Roman"/>
          <w:sz w:val="24"/>
          <w:szCs w:val="24"/>
        </w:rPr>
        <w:t xml:space="preserve">[15] Congress of the Philippines, </w:t>
      </w:r>
      <w:r>
        <w:rPr>
          <w:rFonts w:ascii="Times New Roman" w:eastAsia="Times New Roman" w:hAnsi="Times New Roman" w:cs="Times New Roman"/>
          <w:i/>
          <w:iCs/>
          <w:sz w:val="24"/>
          <w:szCs w:val="24"/>
        </w:rPr>
        <w:t>Data Privacy Act of 2012, Republic Act No. 10173</w:t>
      </w:r>
      <w:r>
        <w:rPr>
          <w:rFonts w:ascii="Times New Roman" w:eastAsia="Times New Roman" w:hAnsi="Times New Roman" w:cs="Times New Roman"/>
          <w:sz w:val="24"/>
          <w:szCs w:val="24"/>
        </w:rPr>
        <w:t xml:space="preserve">. Manila, Philippines, 2012. </w:t>
      </w:r>
    </w:p>
    <w:p w14:paraId="294D7FBA" w14:textId="77777777" w:rsidR="004C7925" w:rsidRPr="009A1E73" w:rsidRDefault="004C7925">
      <w:pPr>
        <w:spacing w:before="240" w:after="240" w:line="480" w:lineRule="auto"/>
        <w:ind w:left="720" w:hanging="720"/>
        <w:jc w:val="both"/>
        <w:rPr>
          <w:rFonts w:ascii="Times New Roman" w:hAnsi="Times New Roman" w:cs="Times New Roman"/>
          <w:sz w:val="24"/>
          <w:szCs w:val="24"/>
        </w:rPr>
      </w:pPr>
    </w:p>
    <w:sectPr w:rsidR="004C7925" w:rsidRPr="009A1E73" w:rsidSect="0019005B">
      <w:pgSz w:w="11906" w:h="16838" w:code="9"/>
      <w:pgMar w:top="1440" w:right="1440" w:bottom="1440" w:left="1440" w:header="360" w:footer="36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790599" w14:textId="77777777" w:rsidR="00455384" w:rsidRDefault="00455384">
      <w:pPr>
        <w:spacing w:line="240" w:lineRule="auto"/>
      </w:pPr>
      <w:r>
        <w:separator/>
      </w:r>
    </w:p>
  </w:endnote>
  <w:endnote w:type="continuationSeparator" w:id="0">
    <w:p w14:paraId="3F44B790" w14:textId="77777777" w:rsidR="00455384" w:rsidRDefault="0045538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embedRegular r:id="rId1" w:fontKey="{EDC77FFF-4EF1-4E4A-9BF8-6DD9D1AE3F52}"/>
    <w:embedItalic r:id="rId2" w:fontKey="{C047F0E4-50D2-4B2E-88D6-997EA6A9B7B0}"/>
  </w:font>
  <w:font w:name="Arial Unicode MS">
    <w:panose1 w:val="020B0604020202020204"/>
    <w:charset w:val="00"/>
    <w:family w:val="auto"/>
    <w:pitch w:val="default"/>
  </w:font>
  <w:font w:name="Cardo">
    <w:charset w:val="00"/>
    <w:family w:val="auto"/>
    <w:pitch w:val="default"/>
    <w:embedItalic r:id="rId3" w:fontKey="{95A05D5C-9743-4D07-9E42-0E55E61D83A3}"/>
  </w:font>
  <w:font w:name="Calibri">
    <w:panose1 w:val="020F0502020204030204"/>
    <w:charset w:val="00"/>
    <w:family w:val="swiss"/>
    <w:pitch w:val="variable"/>
    <w:sig w:usb0="E4002EFF" w:usb1="C200247B" w:usb2="00000009" w:usb3="00000000" w:csb0="000001FF" w:csb1="00000000"/>
    <w:embedRegular r:id="rId4" w:fontKey="{26561AA1-F860-417D-837F-C1932B3239B4}"/>
  </w:font>
  <w:font w:name="Cambria">
    <w:panose1 w:val="02040503050406030204"/>
    <w:charset w:val="00"/>
    <w:family w:val="roman"/>
    <w:pitch w:val="variable"/>
    <w:sig w:usb0="E00006FF" w:usb1="420024FF" w:usb2="02000000" w:usb3="00000000" w:csb0="0000019F" w:csb1="00000000"/>
    <w:embedRegular r:id="rId5" w:fontKey="{80FC507D-8549-4F9C-92AB-B2A6A65F4E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C1332A" w14:textId="77777777" w:rsidR="004C7925" w:rsidRDefault="004C7925">
    <w:pPr>
      <w:spacing w:before="240" w:after="240" w:line="480" w:lineRule="auto"/>
      <w:ind w:firstLine="720"/>
      <w:jc w:val="both"/>
      <w:rPr>
        <w:rFonts w:ascii="Times New Roman" w:eastAsia="Times New Roman" w:hAnsi="Times New Roman" w:cs="Times New Roman"/>
        <w:sz w:val="24"/>
        <w:szCs w:val="24"/>
      </w:rPr>
    </w:pPr>
  </w:p>
  <w:p w14:paraId="69D4A3DA" w14:textId="77777777" w:rsidR="004C7925" w:rsidRPr="009630A4" w:rsidRDefault="00000000">
    <w:pPr>
      <w:ind w:left="8640" w:right="-630" w:firstLine="720"/>
      <w:jc w:val="both"/>
      <w:rPr>
        <w:rFonts w:ascii="Times New Roman" w:eastAsia="Times New Roman" w:hAnsi="Times New Roman" w:cs="Times New Roman"/>
        <w:sz w:val="20"/>
        <w:szCs w:val="20"/>
      </w:rPr>
    </w:pPr>
    <w:r w:rsidRPr="009630A4">
      <w:rPr>
        <w:rFonts w:ascii="Times New Roman" w:eastAsia="Times New Roman" w:hAnsi="Times New Roman" w:cs="Times New Roman"/>
        <w:sz w:val="20"/>
        <w:szCs w:val="20"/>
      </w:rPr>
      <w:fldChar w:fldCharType="begin"/>
    </w:r>
    <w:r w:rsidRPr="009630A4">
      <w:rPr>
        <w:rFonts w:ascii="Times New Roman" w:eastAsia="Times New Roman" w:hAnsi="Times New Roman" w:cs="Times New Roman"/>
        <w:sz w:val="20"/>
        <w:szCs w:val="20"/>
      </w:rPr>
      <w:instrText>PAGE</w:instrText>
    </w:r>
    <w:r w:rsidRPr="009630A4">
      <w:rPr>
        <w:rFonts w:ascii="Times New Roman" w:eastAsia="Times New Roman" w:hAnsi="Times New Roman" w:cs="Times New Roman"/>
        <w:sz w:val="20"/>
        <w:szCs w:val="20"/>
      </w:rPr>
      <w:fldChar w:fldCharType="separate"/>
    </w:r>
    <w:r w:rsidR="000E1BE3" w:rsidRPr="009630A4">
      <w:rPr>
        <w:rFonts w:ascii="Times New Roman" w:eastAsia="Times New Roman" w:hAnsi="Times New Roman" w:cs="Times New Roman"/>
        <w:noProof/>
        <w:sz w:val="20"/>
        <w:szCs w:val="20"/>
      </w:rPr>
      <w:t>2</w:t>
    </w:r>
    <w:r w:rsidRPr="009630A4">
      <w:rPr>
        <w:rFonts w:ascii="Times New Roman" w:eastAsia="Times New Roman" w:hAnsi="Times New Roman" w:cs="Times New Roman"/>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3A187" w14:textId="77777777" w:rsidR="004C7925" w:rsidRDefault="004C7925">
    <w:pPr>
      <w:spacing w:line="360" w:lineRule="auto"/>
      <w:jc w:val="center"/>
      <w:rPr>
        <w:sz w:val="28"/>
        <w:szCs w:val="28"/>
      </w:rPr>
    </w:pPr>
  </w:p>
  <w:p w14:paraId="2798A9C9" w14:textId="77777777" w:rsidR="004C7925" w:rsidRDefault="004C7925">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78A86E" w14:textId="77777777" w:rsidR="00455384" w:rsidRDefault="00455384">
      <w:pPr>
        <w:spacing w:line="240" w:lineRule="auto"/>
      </w:pPr>
      <w:r>
        <w:separator/>
      </w:r>
    </w:p>
  </w:footnote>
  <w:footnote w:type="continuationSeparator" w:id="0">
    <w:p w14:paraId="5CD060A6" w14:textId="77777777" w:rsidR="00455384" w:rsidRDefault="0045538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EC5B56"/>
    <w:multiLevelType w:val="multilevel"/>
    <w:tmpl w:val="B6E26F8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76FC6951"/>
    <w:multiLevelType w:val="multilevel"/>
    <w:tmpl w:val="2B745B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277105480">
    <w:abstractNumId w:val="0"/>
  </w:num>
  <w:num w:numId="2" w16cid:durableId="2987280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7925"/>
    <w:rsid w:val="000D30DF"/>
    <w:rsid w:val="000E1BE3"/>
    <w:rsid w:val="000E3E2C"/>
    <w:rsid w:val="0019005B"/>
    <w:rsid w:val="001F22D3"/>
    <w:rsid w:val="0023085D"/>
    <w:rsid w:val="00267CC8"/>
    <w:rsid w:val="002A3199"/>
    <w:rsid w:val="0038077A"/>
    <w:rsid w:val="003D2D86"/>
    <w:rsid w:val="00455384"/>
    <w:rsid w:val="004C672B"/>
    <w:rsid w:val="004C7925"/>
    <w:rsid w:val="004E1865"/>
    <w:rsid w:val="00516E29"/>
    <w:rsid w:val="00582039"/>
    <w:rsid w:val="00607F83"/>
    <w:rsid w:val="00611599"/>
    <w:rsid w:val="00632621"/>
    <w:rsid w:val="00637F49"/>
    <w:rsid w:val="006C1738"/>
    <w:rsid w:val="007A2D9F"/>
    <w:rsid w:val="007D72FF"/>
    <w:rsid w:val="007F6DA5"/>
    <w:rsid w:val="008E44AF"/>
    <w:rsid w:val="009259A6"/>
    <w:rsid w:val="00933995"/>
    <w:rsid w:val="009630A4"/>
    <w:rsid w:val="009A1E73"/>
    <w:rsid w:val="009D0EB8"/>
    <w:rsid w:val="00A11731"/>
    <w:rsid w:val="00B161F8"/>
    <w:rsid w:val="00B60E4D"/>
    <w:rsid w:val="00BB1CF9"/>
    <w:rsid w:val="00BD3C5A"/>
    <w:rsid w:val="00C50871"/>
    <w:rsid w:val="00D04F4F"/>
    <w:rsid w:val="00D50352"/>
    <w:rsid w:val="00D81F61"/>
    <w:rsid w:val="00D860CE"/>
    <w:rsid w:val="00DD22E6"/>
    <w:rsid w:val="00E2068A"/>
    <w:rsid w:val="00E25543"/>
    <w:rsid w:val="00FF63CF"/>
    <w:rsid w:val="00FF77D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A5551"/>
  <w15:docId w15:val="{4DD9081B-34DD-4926-9032-F3768ABC0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PH"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480" w:lineRule="auto"/>
      <w:jc w:val="center"/>
      <w:outlineLvl w:val="0"/>
    </w:pPr>
    <w:rPr>
      <w:rFonts w:ascii="Times New Roman" w:eastAsia="Times New Roman" w:hAnsi="Times New Roman" w:cs="Times New Roman"/>
      <w:b/>
      <w:bCs/>
      <w:sz w:val="28"/>
      <w:szCs w:val="28"/>
    </w:rPr>
  </w:style>
  <w:style w:type="paragraph" w:styleId="Heading2">
    <w:name w:val="heading 2"/>
    <w:basedOn w:val="Normal"/>
    <w:next w:val="Normal"/>
    <w:uiPriority w:val="9"/>
    <w:unhideWhenUsed/>
    <w:qFormat/>
    <w:pPr>
      <w:keepNext/>
      <w:keepLines/>
      <w:spacing w:before="240" w:after="240" w:line="480" w:lineRule="auto"/>
      <w:outlineLvl w:val="1"/>
    </w:pPr>
    <w:rPr>
      <w:rFonts w:ascii="Times New Roman" w:eastAsia="Times New Roman" w:hAnsi="Times New Roman" w:cs="Times New Roman"/>
      <w:b/>
      <w:bCs/>
      <w:sz w:val="26"/>
      <w:szCs w:val="26"/>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before="360" w:after="120" w:line="480" w:lineRule="auto"/>
    </w:pPr>
    <w:rPr>
      <w:rFonts w:ascii="Times New Roman" w:eastAsia="Times New Roman" w:hAnsi="Times New Roman" w:cs="Times New Roman"/>
      <w:b/>
      <w:bCs/>
      <w:sz w:val="28"/>
      <w:szCs w:val="2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0E1BE3"/>
    <w:pPr>
      <w:tabs>
        <w:tab w:val="center" w:pos="4680"/>
        <w:tab w:val="right" w:pos="9360"/>
      </w:tabs>
      <w:spacing w:line="240" w:lineRule="auto"/>
    </w:pPr>
  </w:style>
  <w:style w:type="character" w:customStyle="1" w:styleId="HeaderChar">
    <w:name w:val="Header Char"/>
    <w:basedOn w:val="DefaultParagraphFont"/>
    <w:link w:val="Header"/>
    <w:uiPriority w:val="99"/>
    <w:rsid w:val="000E1BE3"/>
  </w:style>
  <w:style w:type="paragraph" w:styleId="Footer">
    <w:name w:val="footer"/>
    <w:basedOn w:val="Normal"/>
    <w:link w:val="FooterChar"/>
    <w:uiPriority w:val="99"/>
    <w:unhideWhenUsed/>
    <w:rsid w:val="000E1BE3"/>
    <w:pPr>
      <w:tabs>
        <w:tab w:val="center" w:pos="4680"/>
        <w:tab w:val="right" w:pos="9360"/>
      </w:tabs>
      <w:spacing w:line="240" w:lineRule="auto"/>
    </w:pPr>
  </w:style>
  <w:style w:type="character" w:customStyle="1" w:styleId="FooterChar">
    <w:name w:val="Footer Char"/>
    <w:basedOn w:val="DefaultParagraphFont"/>
    <w:link w:val="Footer"/>
    <w:uiPriority w:val="99"/>
    <w:rsid w:val="000E1B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04E133-1640-4B4F-B870-9F30CBA37D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237</TotalTime>
  <Pages>56</Pages>
  <Words>12984</Words>
  <Characters>74013</Characters>
  <Application>Microsoft Office Word</Application>
  <DocSecurity>0</DocSecurity>
  <Lines>616</Lines>
  <Paragraphs>173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Zein Aliswag</cp:lastModifiedBy>
  <cp:revision>11</cp:revision>
  <cp:lastPrinted>2026-07-25T07:32:00Z</cp:lastPrinted>
  <dcterms:created xsi:type="dcterms:W3CDTF">2026-07-25T02:19:00Z</dcterms:created>
  <dcterms:modified xsi:type="dcterms:W3CDTF">2026-09-06T14:28:00Z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41649388-ab5e-4506-8907-3cd621a8533d</vt:lpwstr>
  </property>
</Properties>
</file>